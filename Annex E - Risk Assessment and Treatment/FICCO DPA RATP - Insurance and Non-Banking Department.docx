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74197" w14:textId="77777777" w:rsidR="005D7273" w:rsidRDefault="005D7273" w:rsidP="005D7273">
      <w:pPr>
        <w:rPr>
          <w:rFonts w:ascii="Century Gothic" w:hAnsi="Century Gothic"/>
          <w:szCs w:val="20"/>
        </w:rPr>
      </w:pPr>
      <w:r>
        <w:rPr>
          <w:rFonts w:ascii="Century Gothic" w:hAnsi="Century Gothic"/>
          <w:szCs w:val="20"/>
        </w:rPr>
        <w:t>RISK ASSESSMENT AND TREATMENT PLAN</w:t>
      </w:r>
    </w:p>
    <w:p w14:paraId="7AAC1106" w14:textId="77777777" w:rsidR="005D7273" w:rsidRPr="00154E5A" w:rsidRDefault="005D7273" w:rsidP="005D7273">
      <w:pPr>
        <w:pStyle w:val="NoSpacing"/>
        <w:rPr>
          <w:b/>
          <w:sz w:val="20"/>
          <w:u w:val="single"/>
        </w:rPr>
      </w:pPr>
      <w:r w:rsidRPr="00154E5A">
        <w:rPr>
          <w:b/>
          <w:sz w:val="20"/>
          <w:u w:val="single"/>
        </w:rPr>
        <w:t>INTRODUCTION</w:t>
      </w:r>
    </w:p>
    <w:p w14:paraId="361604D9" w14:textId="77777777" w:rsidR="005D7273" w:rsidRDefault="005D7273" w:rsidP="005D7273">
      <w:pPr>
        <w:jc w:val="both"/>
        <w:rPr>
          <w:rFonts w:ascii="Century Gothic" w:hAnsi="Century Gothic"/>
          <w:szCs w:val="20"/>
        </w:rPr>
      </w:pPr>
      <w:r>
        <w:rPr>
          <w:sz w:val="20"/>
        </w:rPr>
        <w:t>Privacy Risk Ma</w:t>
      </w:r>
      <w:r w:rsidRPr="007F5A2B">
        <w:rPr>
          <w:sz w:val="20"/>
        </w:rPr>
        <w:t xml:space="preserve">nagement </w:t>
      </w:r>
      <w:r>
        <w:rPr>
          <w:sz w:val="20"/>
        </w:rPr>
        <w:t xml:space="preserve">requires the </w:t>
      </w:r>
      <w:r w:rsidRPr="007F5A2B">
        <w:rPr>
          <w:sz w:val="20"/>
        </w:rPr>
        <w:t>identif</w:t>
      </w:r>
      <w:r>
        <w:rPr>
          <w:sz w:val="20"/>
        </w:rPr>
        <w:t>ication</w:t>
      </w:r>
      <w:r w:rsidRPr="007F5A2B">
        <w:rPr>
          <w:sz w:val="20"/>
        </w:rPr>
        <w:t xml:space="preserve"> </w:t>
      </w:r>
      <w:r>
        <w:rPr>
          <w:sz w:val="20"/>
        </w:rPr>
        <w:t xml:space="preserve">of </w:t>
      </w:r>
      <w:r w:rsidRPr="007F5A2B">
        <w:rPr>
          <w:sz w:val="20"/>
        </w:rPr>
        <w:t>privacy risks arising from the processes, analys</w:t>
      </w:r>
      <w:r>
        <w:rPr>
          <w:sz w:val="20"/>
        </w:rPr>
        <w:t>is of</w:t>
      </w:r>
      <w:r w:rsidRPr="007F5A2B">
        <w:rPr>
          <w:sz w:val="20"/>
        </w:rPr>
        <w:t xml:space="preserve"> their potential consequences and threats, and considering their respective level of impact and probability.  This covers the assessment of privacy risk arising from the collection and processing of personal data in relation to the rights of the data subject, data privacy principles, and </w:t>
      </w:r>
      <w:r>
        <w:rPr>
          <w:sz w:val="20"/>
        </w:rPr>
        <w:t xml:space="preserve">the </w:t>
      </w:r>
      <w:r w:rsidRPr="007F5A2B">
        <w:rPr>
          <w:sz w:val="20"/>
        </w:rPr>
        <w:t xml:space="preserve">confidentiality, integrity and availability of personal data. </w:t>
      </w:r>
      <w:r>
        <w:rPr>
          <w:sz w:val="20"/>
        </w:rPr>
        <w:t xml:space="preserve">After evaluating the risks identified, </w:t>
      </w:r>
      <w:r w:rsidRPr="007F5A2B">
        <w:rPr>
          <w:sz w:val="20"/>
        </w:rPr>
        <w:t xml:space="preserve">the </w:t>
      </w:r>
      <w:r>
        <w:rPr>
          <w:sz w:val="20"/>
        </w:rPr>
        <w:t xml:space="preserve">appropriate </w:t>
      </w:r>
      <w:r w:rsidRPr="007F5A2B">
        <w:rPr>
          <w:sz w:val="20"/>
        </w:rPr>
        <w:t>risk treatment options and recommended solutions are identified</w:t>
      </w:r>
      <w:r>
        <w:rPr>
          <w:color w:val="FF0000"/>
          <w:sz w:val="20"/>
        </w:rPr>
        <w:t xml:space="preserve"> </w:t>
      </w:r>
      <w:r w:rsidRPr="00972942">
        <w:rPr>
          <w:sz w:val="20"/>
        </w:rPr>
        <w:t>and agreed with the process owner</w:t>
      </w:r>
      <w:r>
        <w:rPr>
          <w:sz w:val="20"/>
        </w:rPr>
        <w:t>s</w:t>
      </w:r>
      <w:r w:rsidRPr="00972942">
        <w:rPr>
          <w:sz w:val="20"/>
        </w:rPr>
        <w:t xml:space="preserve"> </w:t>
      </w:r>
      <w:r>
        <w:rPr>
          <w:sz w:val="20"/>
        </w:rPr>
        <w:t>to determine</w:t>
      </w:r>
      <w:r w:rsidRPr="00972942">
        <w:rPr>
          <w:sz w:val="20"/>
        </w:rPr>
        <w:t xml:space="preserve"> who is accountable for the process.</w:t>
      </w:r>
    </w:p>
    <w:p w14:paraId="05C4C171" w14:textId="77777777" w:rsidR="005D7273" w:rsidRDefault="005D7273" w:rsidP="005D7273">
      <w:pPr>
        <w:pStyle w:val="NoSpacing"/>
        <w:rPr>
          <w:b/>
          <w:sz w:val="20"/>
          <w:u w:val="single"/>
        </w:rPr>
      </w:pPr>
      <w:r>
        <w:rPr>
          <w:b/>
          <w:sz w:val="20"/>
          <w:u w:val="single"/>
        </w:rPr>
        <w:t>CRITERIA</w:t>
      </w:r>
    </w:p>
    <w:p w14:paraId="683DBFE6" w14:textId="77777777" w:rsidR="005D7273" w:rsidRPr="002B514D" w:rsidRDefault="005D7273" w:rsidP="005D7273">
      <w:pPr>
        <w:pStyle w:val="NoSpacing"/>
        <w:rPr>
          <w:sz w:val="20"/>
        </w:rPr>
      </w:pPr>
      <w:r w:rsidRPr="002B514D">
        <w:rPr>
          <w:sz w:val="20"/>
        </w:rPr>
        <w:t xml:space="preserve">The </w:t>
      </w:r>
      <w:r>
        <w:rPr>
          <w:sz w:val="20"/>
        </w:rPr>
        <w:t>criteria used in this assessment is based on the NPC’s Privacy Risk Management (NPC Privacy Toolkit, 2</w:t>
      </w:r>
      <w:r w:rsidRPr="002B514D">
        <w:rPr>
          <w:sz w:val="20"/>
          <w:vertAlign w:val="superscript"/>
        </w:rPr>
        <w:t>nd</w:t>
      </w:r>
      <w:r>
        <w:rPr>
          <w:sz w:val="20"/>
        </w:rPr>
        <w:t xml:space="preserve"> Edition 2017)</w:t>
      </w:r>
    </w:p>
    <w:p w14:paraId="23F7CF12" w14:textId="77777777" w:rsidR="005D7273" w:rsidRDefault="005D7273" w:rsidP="005D7273">
      <w:pPr>
        <w:pStyle w:val="NoSpacing"/>
        <w:rPr>
          <w:b/>
          <w:sz w:val="20"/>
          <w:u w:val="single"/>
        </w:rPr>
      </w:pPr>
    </w:p>
    <w:p w14:paraId="74CFAA52" w14:textId="77777777" w:rsidR="005D7273" w:rsidRPr="009C3D5F" w:rsidRDefault="005D7273" w:rsidP="005D7273">
      <w:pPr>
        <w:pStyle w:val="NoSpacing"/>
        <w:rPr>
          <w:b/>
          <w:caps/>
          <w:sz w:val="20"/>
          <w:u w:val="single"/>
        </w:rPr>
      </w:pPr>
      <w:r w:rsidRPr="009C3D5F">
        <w:rPr>
          <w:b/>
          <w:caps/>
          <w:sz w:val="20"/>
          <w:u w:val="single"/>
        </w:rPr>
        <w:t>Level of Impact</w:t>
      </w:r>
    </w:p>
    <w:p w14:paraId="5DC60240" w14:textId="77777777" w:rsidR="003B435B" w:rsidRDefault="005D7273" w:rsidP="005D7273">
      <w:pPr>
        <w:rPr>
          <w:sz w:val="20"/>
        </w:rPr>
      </w:pPr>
      <w:r>
        <w:rPr>
          <w:sz w:val="20"/>
        </w:rPr>
        <w:t>The level of impact of the consequences is identified based on the effect on the data subjects</w:t>
      </w:r>
    </w:p>
    <w:tbl>
      <w:tblPr>
        <w:tblW w:w="15380" w:type="dxa"/>
        <w:tblCellMar>
          <w:left w:w="0" w:type="dxa"/>
          <w:right w:w="0" w:type="dxa"/>
        </w:tblCellMar>
        <w:tblLook w:val="04A0" w:firstRow="1" w:lastRow="0" w:firstColumn="1" w:lastColumn="0" w:noHBand="0" w:noVBand="1"/>
      </w:tblPr>
      <w:tblGrid>
        <w:gridCol w:w="1628"/>
        <w:gridCol w:w="1872"/>
        <w:gridCol w:w="11880"/>
      </w:tblGrid>
      <w:tr w:rsidR="006B07EC" w14:paraId="52363D4C" w14:textId="77777777" w:rsidTr="0022142C">
        <w:trPr>
          <w:trHeight w:val="409"/>
        </w:trPr>
        <w:tc>
          <w:tcPr>
            <w:tcW w:w="1628" w:type="dxa"/>
            <w:tcBorders>
              <w:top w:val="single" w:sz="8" w:space="0" w:color="A6A6A6"/>
              <w:left w:val="single" w:sz="8" w:space="0" w:color="A6A6A6"/>
              <w:bottom w:val="single" w:sz="8" w:space="0" w:color="A6A6A6"/>
              <w:right w:val="single" w:sz="8" w:space="0" w:color="A6A6A6"/>
            </w:tcBorders>
            <w:shd w:val="clear" w:color="auto" w:fill="ACB9CA" w:themeFill="text2" w:themeFillTint="66"/>
            <w:tcMar>
              <w:top w:w="15" w:type="dxa"/>
              <w:left w:w="108" w:type="dxa"/>
              <w:bottom w:w="0" w:type="dxa"/>
              <w:right w:w="108" w:type="dxa"/>
            </w:tcMar>
            <w:vAlign w:val="center"/>
            <w:hideMark/>
          </w:tcPr>
          <w:p w14:paraId="105131D6" w14:textId="77777777" w:rsidR="005D7273" w:rsidRDefault="005D7273" w:rsidP="00684C8A">
            <w:pPr>
              <w:pStyle w:val="NoSpacing"/>
              <w:spacing w:line="276" w:lineRule="auto"/>
              <w:jc w:val="center"/>
              <w:rPr>
                <w:sz w:val="20"/>
                <w:lang w:val="en-US"/>
              </w:rPr>
            </w:pPr>
            <w:r>
              <w:rPr>
                <w:b/>
                <w:bCs/>
                <w:sz w:val="20"/>
                <w:lang w:val="en-US"/>
              </w:rPr>
              <w:t>Rating</w:t>
            </w:r>
          </w:p>
        </w:tc>
        <w:tc>
          <w:tcPr>
            <w:tcW w:w="1872" w:type="dxa"/>
            <w:tcBorders>
              <w:top w:val="single" w:sz="8" w:space="0" w:color="A6A6A6"/>
              <w:left w:val="single" w:sz="8" w:space="0" w:color="A6A6A6"/>
              <w:bottom w:val="single" w:sz="8" w:space="0" w:color="A6A6A6"/>
              <w:right w:val="single" w:sz="8" w:space="0" w:color="A6A6A6"/>
            </w:tcBorders>
            <w:shd w:val="clear" w:color="auto" w:fill="D5DCE4" w:themeFill="text2" w:themeFillTint="33"/>
            <w:tcMar>
              <w:top w:w="15" w:type="dxa"/>
              <w:left w:w="108" w:type="dxa"/>
              <w:bottom w:w="0" w:type="dxa"/>
              <w:right w:w="108" w:type="dxa"/>
            </w:tcMar>
            <w:vAlign w:val="center"/>
            <w:hideMark/>
          </w:tcPr>
          <w:p w14:paraId="15F19764" w14:textId="77777777" w:rsidR="005D7273" w:rsidRDefault="005D7273" w:rsidP="00684C8A">
            <w:pPr>
              <w:pStyle w:val="NoSpacing"/>
              <w:spacing w:line="276" w:lineRule="auto"/>
              <w:jc w:val="center"/>
              <w:rPr>
                <w:sz w:val="20"/>
                <w:lang w:val="en-US"/>
              </w:rPr>
            </w:pPr>
            <w:r>
              <w:rPr>
                <w:b/>
                <w:bCs/>
                <w:sz w:val="20"/>
                <w:lang w:val="en-US"/>
              </w:rPr>
              <w:t>Type</w:t>
            </w:r>
          </w:p>
        </w:tc>
        <w:tc>
          <w:tcPr>
            <w:tcW w:w="11880" w:type="dxa"/>
            <w:tcBorders>
              <w:top w:val="single" w:sz="8" w:space="0" w:color="A6A6A6"/>
              <w:left w:val="single" w:sz="8" w:space="0" w:color="A6A6A6"/>
              <w:bottom w:val="single" w:sz="8" w:space="0" w:color="A6A6A6"/>
              <w:right w:val="single" w:sz="8" w:space="0" w:color="A6A6A6"/>
            </w:tcBorders>
            <w:shd w:val="clear" w:color="auto" w:fill="D5DCE4" w:themeFill="text2" w:themeFillTint="33"/>
            <w:tcMar>
              <w:top w:w="15" w:type="dxa"/>
              <w:left w:w="108" w:type="dxa"/>
              <w:bottom w:w="0" w:type="dxa"/>
              <w:right w:w="108" w:type="dxa"/>
            </w:tcMar>
            <w:vAlign w:val="center"/>
            <w:hideMark/>
          </w:tcPr>
          <w:p w14:paraId="70499717" w14:textId="77777777" w:rsidR="005D7273" w:rsidRDefault="005D7273" w:rsidP="00684C8A">
            <w:pPr>
              <w:pStyle w:val="NoSpacing"/>
              <w:spacing w:line="276" w:lineRule="auto"/>
              <w:jc w:val="center"/>
              <w:rPr>
                <w:sz w:val="20"/>
                <w:lang w:val="en-US"/>
              </w:rPr>
            </w:pPr>
            <w:r>
              <w:rPr>
                <w:b/>
                <w:bCs/>
                <w:sz w:val="20"/>
                <w:lang w:val="en-US"/>
              </w:rPr>
              <w:t>Description</w:t>
            </w:r>
          </w:p>
        </w:tc>
      </w:tr>
      <w:tr w:rsidR="005D7273" w14:paraId="61803AC7" w14:textId="77777777" w:rsidTr="0022142C">
        <w:trPr>
          <w:trHeight w:val="409"/>
        </w:trPr>
        <w:tc>
          <w:tcPr>
            <w:tcW w:w="162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05DA74D7" w14:textId="77777777" w:rsidR="005D7273" w:rsidRDefault="005D7273" w:rsidP="00684C8A">
            <w:pPr>
              <w:pStyle w:val="NoSpacing"/>
              <w:spacing w:line="276" w:lineRule="auto"/>
              <w:jc w:val="center"/>
              <w:rPr>
                <w:sz w:val="20"/>
                <w:lang w:val="en-US"/>
              </w:rPr>
            </w:pPr>
            <w:r>
              <w:rPr>
                <w:sz w:val="20"/>
                <w:lang w:val="en-US"/>
              </w:rPr>
              <w:t>4</w:t>
            </w:r>
          </w:p>
        </w:tc>
        <w:tc>
          <w:tcPr>
            <w:tcW w:w="187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28C1029F" w14:textId="77777777" w:rsidR="005D7273" w:rsidRDefault="005D7273" w:rsidP="00684C8A">
            <w:pPr>
              <w:pStyle w:val="NoSpacing"/>
              <w:spacing w:line="276" w:lineRule="auto"/>
              <w:jc w:val="center"/>
              <w:rPr>
                <w:sz w:val="20"/>
                <w:lang w:val="en-US"/>
              </w:rPr>
            </w:pPr>
            <w:r>
              <w:rPr>
                <w:sz w:val="20"/>
                <w:lang w:val="en-US"/>
              </w:rPr>
              <w:t xml:space="preserve">Maximum </w:t>
            </w:r>
          </w:p>
        </w:tc>
        <w:tc>
          <w:tcPr>
            <w:tcW w:w="1188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0F8E4F2D" w14:textId="77777777" w:rsidR="005D7273" w:rsidRDefault="005D7273" w:rsidP="00684C8A">
            <w:pPr>
              <w:pStyle w:val="NoSpacing"/>
              <w:numPr>
                <w:ilvl w:val="0"/>
                <w:numId w:val="1"/>
              </w:numPr>
              <w:spacing w:line="276" w:lineRule="auto"/>
              <w:ind w:left="0"/>
              <w:rPr>
                <w:sz w:val="20"/>
                <w:lang w:val="en-US"/>
              </w:rPr>
            </w:pPr>
            <w:r>
              <w:rPr>
                <w:sz w:val="20"/>
                <w:szCs w:val="20"/>
              </w:rPr>
              <w:t>Personal data whose unauthorized disclosure, modification, loss or destruction can affect the existence or the health, freedom and life of the data subject</w:t>
            </w:r>
          </w:p>
        </w:tc>
      </w:tr>
      <w:tr w:rsidR="005D7273" w14:paraId="2AB9C314" w14:textId="77777777" w:rsidTr="0022142C">
        <w:trPr>
          <w:trHeight w:val="409"/>
        </w:trPr>
        <w:tc>
          <w:tcPr>
            <w:tcW w:w="162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0F5BBE6F" w14:textId="77777777" w:rsidR="005D7273" w:rsidRDefault="005D7273" w:rsidP="00684C8A">
            <w:pPr>
              <w:pStyle w:val="NoSpacing"/>
              <w:spacing w:line="276" w:lineRule="auto"/>
              <w:jc w:val="center"/>
              <w:rPr>
                <w:sz w:val="20"/>
                <w:lang w:val="en-US"/>
              </w:rPr>
            </w:pPr>
            <w:r>
              <w:rPr>
                <w:sz w:val="20"/>
                <w:lang w:val="en-US"/>
              </w:rPr>
              <w:t>3</w:t>
            </w:r>
          </w:p>
        </w:tc>
        <w:tc>
          <w:tcPr>
            <w:tcW w:w="187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4DA56F81" w14:textId="77777777" w:rsidR="005D7273" w:rsidRDefault="005D7273" w:rsidP="00684C8A">
            <w:pPr>
              <w:pStyle w:val="NoSpacing"/>
              <w:spacing w:line="276" w:lineRule="auto"/>
              <w:jc w:val="center"/>
              <w:rPr>
                <w:sz w:val="20"/>
                <w:lang w:val="en-US"/>
              </w:rPr>
            </w:pPr>
            <w:r>
              <w:rPr>
                <w:sz w:val="20"/>
                <w:lang w:val="en-US"/>
              </w:rPr>
              <w:t>Significant</w:t>
            </w:r>
          </w:p>
        </w:tc>
        <w:tc>
          <w:tcPr>
            <w:tcW w:w="1188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5EB39721" w14:textId="77777777" w:rsidR="005D7273" w:rsidRDefault="005D7273" w:rsidP="00684C8A">
            <w:pPr>
              <w:pStyle w:val="NoSpacing"/>
              <w:numPr>
                <w:ilvl w:val="0"/>
                <w:numId w:val="2"/>
              </w:numPr>
              <w:spacing w:line="276" w:lineRule="auto"/>
              <w:ind w:left="0"/>
              <w:rPr>
                <w:sz w:val="20"/>
                <w:lang w:val="en-US"/>
              </w:rPr>
            </w:pPr>
            <w:r>
              <w:rPr>
                <w:sz w:val="20"/>
                <w:szCs w:val="20"/>
              </w:rPr>
              <w:t>Personal data whose unauthorized disclosure can affect the reputation of the data subject</w:t>
            </w:r>
          </w:p>
        </w:tc>
      </w:tr>
      <w:tr w:rsidR="005D7273" w14:paraId="1B61F7F7" w14:textId="77777777" w:rsidTr="0022142C">
        <w:trPr>
          <w:trHeight w:val="409"/>
        </w:trPr>
        <w:tc>
          <w:tcPr>
            <w:tcW w:w="162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337D93EF" w14:textId="77777777" w:rsidR="005D7273" w:rsidRDefault="005D7273" w:rsidP="00684C8A">
            <w:pPr>
              <w:pStyle w:val="NoSpacing"/>
              <w:spacing w:line="276" w:lineRule="auto"/>
              <w:jc w:val="center"/>
              <w:rPr>
                <w:sz w:val="20"/>
                <w:lang w:val="en-US"/>
              </w:rPr>
            </w:pPr>
            <w:r>
              <w:rPr>
                <w:sz w:val="20"/>
                <w:lang w:val="en-US"/>
              </w:rPr>
              <w:t>2</w:t>
            </w:r>
          </w:p>
        </w:tc>
        <w:tc>
          <w:tcPr>
            <w:tcW w:w="187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73A0FE1B" w14:textId="77777777" w:rsidR="005D7273" w:rsidRDefault="005D7273" w:rsidP="00684C8A">
            <w:pPr>
              <w:pStyle w:val="NoSpacing"/>
              <w:spacing w:line="276" w:lineRule="auto"/>
              <w:jc w:val="center"/>
              <w:rPr>
                <w:sz w:val="20"/>
                <w:lang w:val="en-US"/>
              </w:rPr>
            </w:pPr>
            <w:r>
              <w:rPr>
                <w:sz w:val="20"/>
                <w:lang w:val="en-US"/>
              </w:rPr>
              <w:t xml:space="preserve">Limited </w:t>
            </w:r>
          </w:p>
        </w:tc>
        <w:tc>
          <w:tcPr>
            <w:tcW w:w="1188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02413A30" w14:textId="77777777" w:rsidR="005D7273" w:rsidRDefault="005D7273" w:rsidP="00684C8A">
            <w:pPr>
              <w:pStyle w:val="NoSpacing"/>
              <w:numPr>
                <w:ilvl w:val="0"/>
                <w:numId w:val="3"/>
              </w:numPr>
              <w:spacing w:line="276" w:lineRule="auto"/>
              <w:ind w:left="0"/>
              <w:rPr>
                <w:sz w:val="20"/>
                <w:lang w:val="en-US"/>
              </w:rPr>
            </w:pPr>
            <w:r>
              <w:rPr>
                <w:sz w:val="20"/>
                <w:szCs w:val="20"/>
              </w:rPr>
              <w:t>Personal data that require a legitimate interest for access</w:t>
            </w:r>
          </w:p>
        </w:tc>
      </w:tr>
      <w:tr w:rsidR="005D7273" w14:paraId="4323CD69" w14:textId="77777777" w:rsidTr="0022142C">
        <w:trPr>
          <w:trHeight w:val="409"/>
        </w:trPr>
        <w:tc>
          <w:tcPr>
            <w:tcW w:w="162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18727EE0" w14:textId="77777777" w:rsidR="005D7273" w:rsidRDefault="005D7273" w:rsidP="00684C8A">
            <w:pPr>
              <w:pStyle w:val="NoSpacing"/>
              <w:spacing w:line="276" w:lineRule="auto"/>
              <w:jc w:val="center"/>
              <w:rPr>
                <w:sz w:val="20"/>
                <w:lang w:val="en-US"/>
              </w:rPr>
            </w:pPr>
            <w:r>
              <w:rPr>
                <w:sz w:val="20"/>
                <w:lang w:val="en-US"/>
              </w:rPr>
              <w:t>1</w:t>
            </w:r>
          </w:p>
        </w:tc>
        <w:tc>
          <w:tcPr>
            <w:tcW w:w="187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7B7A0E12" w14:textId="77777777" w:rsidR="005D7273" w:rsidRDefault="005D7273" w:rsidP="00684C8A">
            <w:pPr>
              <w:pStyle w:val="NoSpacing"/>
              <w:spacing w:line="276" w:lineRule="auto"/>
              <w:jc w:val="center"/>
              <w:rPr>
                <w:sz w:val="20"/>
                <w:lang w:val="en-US"/>
              </w:rPr>
            </w:pPr>
            <w:r>
              <w:rPr>
                <w:sz w:val="20"/>
                <w:lang w:val="en-US"/>
              </w:rPr>
              <w:t>Negligible</w:t>
            </w:r>
          </w:p>
        </w:tc>
        <w:tc>
          <w:tcPr>
            <w:tcW w:w="1188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147AB94F" w14:textId="77777777" w:rsidR="005D7273" w:rsidRDefault="005D7273" w:rsidP="00684C8A">
            <w:pPr>
              <w:pStyle w:val="NoSpacing"/>
              <w:numPr>
                <w:ilvl w:val="0"/>
                <w:numId w:val="4"/>
              </w:numPr>
              <w:spacing w:line="276" w:lineRule="auto"/>
              <w:ind w:left="0"/>
              <w:rPr>
                <w:sz w:val="20"/>
                <w:lang w:val="en-US"/>
              </w:rPr>
            </w:pPr>
            <w:r>
              <w:rPr>
                <w:sz w:val="20"/>
                <w:szCs w:val="20"/>
              </w:rPr>
              <w:t>Personal data that are publicly accessible</w:t>
            </w:r>
          </w:p>
        </w:tc>
      </w:tr>
    </w:tbl>
    <w:p w14:paraId="4F8C1A72" w14:textId="77777777" w:rsidR="005D7273" w:rsidRDefault="005D7273" w:rsidP="005D7273"/>
    <w:p w14:paraId="4CDF776E" w14:textId="77777777" w:rsidR="005D7273" w:rsidRPr="005D7273" w:rsidRDefault="005D7273" w:rsidP="005D7273"/>
    <w:p w14:paraId="0272F367" w14:textId="77777777" w:rsidR="006B075A" w:rsidRDefault="006B075A" w:rsidP="005D7273">
      <w:pPr>
        <w:sectPr w:rsidR="006B075A" w:rsidSect="00057713">
          <w:headerReference w:type="default" r:id="rId8"/>
          <w:footerReference w:type="default" r:id="rId9"/>
          <w:headerReference w:type="first" r:id="rId10"/>
          <w:pgSz w:w="16839" w:h="11907" w:orient="landscape" w:code="9"/>
          <w:pgMar w:top="720" w:right="720" w:bottom="450" w:left="720" w:header="432" w:footer="83" w:gutter="0"/>
          <w:cols w:space="720"/>
          <w:docGrid w:linePitch="360"/>
        </w:sectPr>
      </w:pPr>
    </w:p>
    <w:p w14:paraId="6500167C" w14:textId="77777777" w:rsidR="00104366" w:rsidRPr="0057053E" w:rsidRDefault="00104366" w:rsidP="00104366">
      <w:pPr>
        <w:pStyle w:val="NoSpacing"/>
        <w:rPr>
          <w:b/>
          <w:caps/>
          <w:sz w:val="20"/>
          <w:u w:val="single"/>
        </w:rPr>
      </w:pPr>
      <w:r>
        <w:rPr>
          <w:b/>
          <w:caps/>
          <w:sz w:val="20"/>
          <w:u w:val="single"/>
        </w:rPr>
        <w:lastRenderedPageBreak/>
        <w:t>L</w:t>
      </w:r>
      <w:r w:rsidRPr="0057053E">
        <w:rPr>
          <w:b/>
          <w:caps/>
          <w:sz w:val="20"/>
          <w:u w:val="single"/>
        </w:rPr>
        <w:t>ikelihood or Probability – Inherent</w:t>
      </w:r>
    </w:p>
    <w:p w14:paraId="4F6B8550" w14:textId="77777777" w:rsidR="00104366" w:rsidRDefault="00104366" w:rsidP="00104366">
      <w:pPr>
        <w:rPr>
          <w:sz w:val="20"/>
        </w:rPr>
      </w:pPr>
      <w:r w:rsidRPr="00D6418D">
        <w:rPr>
          <w:sz w:val="20"/>
        </w:rPr>
        <w:t>The likelihood of each threat being exploited is estimated, taking into account the vulnerabilities of the process in consideration and the capabilities of risk sources to exploit them.</w:t>
      </w:r>
    </w:p>
    <w:tbl>
      <w:tblPr>
        <w:tblW w:w="15380" w:type="dxa"/>
        <w:tblCellMar>
          <w:left w:w="0" w:type="dxa"/>
          <w:right w:w="0" w:type="dxa"/>
        </w:tblCellMar>
        <w:tblLook w:val="04A0" w:firstRow="1" w:lastRow="0" w:firstColumn="1" w:lastColumn="0" w:noHBand="0" w:noVBand="1"/>
      </w:tblPr>
      <w:tblGrid>
        <w:gridCol w:w="1636"/>
        <w:gridCol w:w="1882"/>
        <w:gridCol w:w="11862"/>
      </w:tblGrid>
      <w:tr w:rsidR="00104366" w14:paraId="768CAB2F" w14:textId="77777777" w:rsidTr="0022142C">
        <w:trPr>
          <w:trHeight w:val="440"/>
        </w:trPr>
        <w:tc>
          <w:tcPr>
            <w:tcW w:w="1636" w:type="dxa"/>
            <w:tcBorders>
              <w:top w:val="single" w:sz="8" w:space="0" w:color="A6A6A6"/>
              <w:left w:val="single" w:sz="8" w:space="0" w:color="A6A6A6"/>
              <w:bottom w:val="single" w:sz="8" w:space="0" w:color="A6A6A6"/>
              <w:right w:val="single" w:sz="8" w:space="0" w:color="A6A6A6"/>
            </w:tcBorders>
            <w:shd w:val="clear" w:color="auto" w:fill="ACB9CA" w:themeFill="text2" w:themeFillTint="66"/>
            <w:tcMar>
              <w:top w:w="15" w:type="dxa"/>
              <w:left w:w="108" w:type="dxa"/>
              <w:bottom w:w="0" w:type="dxa"/>
              <w:right w:w="108" w:type="dxa"/>
            </w:tcMar>
            <w:vAlign w:val="center"/>
            <w:hideMark/>
          </w:tcPr>
          <w:p w14:paraId="6AE627F9" w14:textId="77777777" w:rsidR="00104366" w:rsidRDefault="00104366" w:rsidP="00684C8A">
            <w:pPr>
              <w:pStyle w:val="NoSpacing"/>
              <w:spacing w:line="276" w:lineRule="auto"/>
              <w:ind w:left="-18"/>
              <w:jc w:val="center"/>
              <w:rPr>
                <w:sz w:val="20"/>
                <w:lang w:val="en-US"/>
              </w:rPr>
            </w:pPr>
            <w:r>
              <w:rPr>
                <w:b/>
                <w:bCs/>
                <w:sz w:val="20"/>
                <w:lang w:val="en-US"/>
              </w:rPr>
              <w:t>Rating</w:t>
            </w:r>
          </w:p>
        </w:tc>
        <w:tc>
          <w:tcPr>
            <w:tcW w:w="1882" w:type="dxa"/>
            <w:tcBorders>
              <w:top w:val="single" w:sz="8" w:space="0" w:color="A6A6A6"/>
              <w:left w:val="single" w:sz="8" w:space="0" w:color="A6A6A6"/>
              <w:bottom w:val="single" w:sz="8" w:space="0" w:color="A6A6A6"/>
              <w:right w:val="single" w:sz="8" w:space="0" w:color="A6A6A6"/>
            </w:tcBorders>
            <w:shd w:val="clear" w:color="auto" w:fill="D5DCE4" w:themeFill="text2" w:themeFillTint="33"/>
            <w:tcMar>
              <w:top w:w="15" w:type="dxa"/>
              <w:left w:w="108" w:type="dxa"/>
              <w:bottom w:w="0" w:type="dxa"/>
              <w:right w:w="108" w:type="dxa"/>
            </w:tcMar>
            <w:vAlign w:val="center"/>
            <w:hideMark/>
          </w:tcPr>
          <w:p w14:paraId="1A987A77" w14:textId="77777777" w:rsidR="00104366" w:rsidRDefault="00104366" w:rsidP="00684C8A">
            <w:pPr>
              <w:pStyle w:val="NoSpacing"/>
              <w:spacing w:line="276" w:lineRule="auto"/>
              <w:jc w:val="center"/>
              <w:rPr>
                <w:sz w:val="20"/>
                <w:lang w:val="en-US"/>
              </w:rPr>
            </w:pPr>
            <w:r>
              <w:rPr>
                <w:b/>
                <w:bCs/>
                <w:sz w:val="20"/>
                <w:lang w:val="en-US"/>
              </w:rPr>
              <w:t>Type</w:t>
            </w:r>
          </w:p>
        </w:tc>
        <w:tc>
          <w:tcPr>
            <w:tcW w:w="11862" w:type="dxa"/>
            <w:tcBorders>
              <w:top w:val="single" w:sz="8" w:space="0" w:color="A6A6A6"/>
              <w:left w:val="single" w:sz="8" w:space="0" w:color="A6A6A6"/>
              <w:bottom w:val="single" w:sz="8" w:space="0" w:color="A6A6A6"/>
              <w:right w:val="single" w:sz="8" w:space="0" w:color="A6A6A6"/>
            </w:tcBorders>
            <w:shd w:val="clear" w:color="auto" w:fill="D5DCE4" w:themeFill="text2" w:themeFillTint="33"/>
            <w:tcMar>
              <w:top w:w="15" w:type="dxa"/>
              <w:left w:w="108" w:type="dxa"/>
              <w:bottom w:w="0" w:type="dxa"/>
              <w:right w:w="108" w:type="dxa"/>
            </w:tcMar>
            <w:vAlign w:val="center"/>
            <w:hideMark/>
          </w:tcPr>
          <w:p w14:paraId="669ED635" w14:textId="77777777" w:rsidR="00104366" w:rsidRDefault="00104366" w:rsidP="00684C8A">
            <w:pPr>
              <w:pStyle w:val="NoSpacing"/>
              <w:spacing w:line="276" w:lineRule="auto"/>
              <w:jc w:val="center"/>
              <w:rPr>
                <w:sz w:val="20"/>
                <w:lang w:val="en-US"/>
              </w:rPr>
            </w:pPr>
            <w:r>
              <w:rPr>
                <w:b/>
                <w:bCs/>
                <w:sz w:val="20"/>
                <w:lang w:val="en-US"/>
              </w:rPr>
              <w:t>Description</w:t>
            </w:r>
          </w:p>
        </w:tc>
      </w:tr>
      <w:tr w:rsidR="00104366" w14:paraId="195E1614" w14:textId="77777777" w:rsidTr="0022142C">
        <w:trPr>
          <w:trHeight w:val="440"/>
        </w:trPr>
        <w:tc>
          <w:tcPr>
            <w:tcW w:w="1636"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0D90148D" w14:textId="77777777" w:rsidR="00104366" w:rsidRDefault="00104366" w:rsidP="00684C8A">
            <w:pPr>
              <w:pStyle w:val="NoSpacing"/>
              <w:spacing w:line="276" w:lineRule="auto"/>
              <w:jc w:val="center"/>
              <w:rPr>
                <w:sz w:val="20"/>
                <w:lang w:val="en-US"/>
              </w:rPr>
            </w:pPr>
            <w:r>
              <w:rPr>
                <w:sz w:val="20"/>
                <w:lang w:val="en-US"/>
              </w:rPr>
              <w:t>4</w:t>
            </w:r>
          </w:p>
        </w:tc>
        <w:tc>
          <w:tcPr>
            <w:tcW w:w="188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6B711D0B" w14:textId="77777777" w:rsidR="00104366" w:rsidRDefault="00104366" w:rsidP="00684C8A">
            <w:pPr>
              <w:pStyle w:val="NoSpacing"/>
              <w:spacing w:line="276" w:lineRule="auto"/>
              <w:jc w:val="center"/>
              <w:rPr>
                <w:sz w:val="20"/>
                <w:lang w:val="en-US"/>
              </w:rPr>
            </w:pPr>
            <w:r>
              <w:rPr>
                <w:sz w:val="20"/>
                <w:lang w:val="en-US"/>
              </w:rPr>
              <w:t>Almost Certain</w:t>
            </w:r>
          </w:p>
        </w:tc>
        <w:tc>
          <w:tcPr>
            <w:tcW w:w="1186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6D741532" w14:textId="77777777" w:rsidR="00104366" w:rsidRDefault="00104366" w:rsidP="007B70AE">
            <w:pPr>
              <w:pStyle w:val="NoSpacing"/>
              <w:spacing w:line="276" w:lineRule="auto"/>
              <w:rPr>
                <w:sz w:val="20"/>
                <w:lang w:val="en-US"/>
              </w:rPr>
            </w:pPr>
            <w:r w:rsidRPr="003404A1">
              <w:rPr>
                <w:sz w:val="20"/>
                <w:szCs w:val="20"/>
              </w:rPr>
              <w:t>Very likely. It is expected to occur in most circumstances</w:t>
            </w:r>
          </w:p>
        </w:tc>
      </w:tr>
      <w:tr w:rsidR="00104366" w14:paraId="6CEEBAE3" w14:textId="77777777" w:rsidTr="0022142C">
        <w:trPr>
          <w:trHeight w:val="440"/>
        </w:trPr>
        <w:tc>
          <w:tcPr>
            <w:tcW w:w="1636"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4981BAEE" w14:textId="77777777" w:rsidR="00104366" w:rsidRDefault="00104366" w:rsidP="00684C8A">
            <w:pPr>
              <w:pStyle w:val="NoSpacing"/>
              <w:spacing w:line="276" w:lineRule="auto"/>
              <w:jc w:val="center"/>
              <w:rPr>
                <w:sz w:val="20"/>
                <w:lang w:val="en-US"/>
              </w:rPr>
            </w:pPr>
            <w:r>
              <w:rPr>
                <w:sz w:val="20"/>
                <w:lang w:val="en-US"/>
              </w:rPr>
              <w:t>3</w:t>
            </w:r>
          </w:p>
        </w:tc>
        <w:tc>
          <w:tcPr>
            <w:tcW w:w="188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10ED291C" w14:textId="77777777" w:rsidR="00104366" w:rsidRDefault="00104366" w:rsidP="00684C8A">
            <w:pPr>
              <w:pStyle w:val="NoSpacing"/>
              <w:spacing w:line="276" w:lineRule="auto"/>
              <w:jc w:val="center"/>
              <w:rPr>
                <w:sz w:val="20"/>
                <w:lang w:val="en-US"/>
              </w:rPr>
            </w:pPr>
            <w:r>
              <w:rPr>
                <w:sz w:val="20"/>
                <w:lang w:val="en-US"/>
              </w:rPr>
              <w:t>Likely</w:t>
            </w:r>
          </w:p>
        </w:tc>
        <w:tc>
          <w:tcPr>
            <w:tcW w:w="1186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754ED92E" w14:textId="77777777" w:rsidR="00104366" w:rsidRDefault="00104366" w:rsidP="007B70AE">
            <w:pPr>
              <w:pStyle w:val="NoSpacing"/>
              <w:spacing w:line="276" w:lineRule="auto"/>
              <w:rPr>
                <w:sz w:val="20"/>
                <w:lang w:val="en-US"/>
              </w:rPr>
            </w:pPr>
            <w:r w:rsidRPr="003404A1">
              <w:rPr>
                <w:sz w:val="20"/>
                <w:szCs w:val="20"/>
              </w:rPr>
              <w:t>Frequent occurrence. There is a strong possibility that it might occur.</w:t>
            </w:r>
          </w:p>
        </w:tc>
      </w:tr>
      <w:tr w:rsidR="00104366" w14:paraId="02B89694" w14:textId="77777777" w:rsidTr="0022142C">
        <w:trPr>
          <w:trHeight w:val="440"/>
        </w:trPr>
        <w:tc>
          <w:tcPr>
            <w:tcW w:w="1636"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1D847600" w14:textId="77777777" w:rsidR="00104366" w:rsidRDefault="00104366" w:rsidP="00684C8A">
            <w:pPr>
              <w:pStyle w:val="NoSpacing"/>
              <w:spacing w:line="276" w:lineRule="auto"/>
              <w:jc w:val="center"/>
              <w:rPr>
                <w:sz w:val="20"/>
                <w:lang w:val="en-US"/>
              </w:rPr>
            </w:pPr>
            <w:r>
              <w:rPr>
                <w:sz w:val="20"/>
                <w:lang w:val="en-US"/>
              </w:rPr>
              <w:t>2</w:t>
            </w:r>
          </w:p>
        </w:tc>
        <w:tc>
          <w:tcPr>
            <w:tcW w:w="188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7DAFA840" w14:textId="77777777" w:rsidR="00104366" w:rsidRDefault="00104366" w:rsidP="00684C8A">
            <w:pPr>
              <w:pStyle w:val="NoSpacing"/>
              <w:spacing w:line="276" w:lineRule="auto"/>
              <w:jc w:val="center"/>
              <w:rPr>
                <w:sz w:val="20"/>
                <w:lang w:val="en-US"/>
              </w:rPr>
            </w:pPr>
            <w:r>
              <w:rPr>
                <w:sz w:val="20"/>
                <w:lang w:val="en-US"/>
              </w:rPr>
              <w:t>Possible</w:t>
            </w:r>
          </w:p>
        </w:tc>
        <w:tc>
          <w:tcPr>
            <w:tcW w:w="1186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56D69FAD" w14:textId="77777777" w:rsidR="00104366" w:rsidRDefault="00104366" w:rsidP="007B70AE">
            <w:pPr>
              <w:pStyle w:val="NoSpacing"/>
              <w:spacing w:line="276" w:lineRule="auto"/>
              <w:rPr>
                <w:sz w:val="20"/>
                <w:lang w:val="en-US"/>
              </w:rPr>
            </w:pPr>
            <w:r w:rsidRPr="003404A1">
              <w:rPr>
                <w:sz w:val="20"/>
                <w:szCs w:val="20"/>
              </w:rPr>
              <w:t>Casual occurrence. It might happen at some time</w:t>
            </w:r>
          </w:p>
        </w:tc>
      </w:tr>
      <w:tr w:rsidR="00104366" w14:paraId="1DE5B33A" w14:textId="77777777" w:rsidTr="0022142C">
        <w:trPr>
          <w:trHeight w:val="440"/>
        </w:trPr>
        <w:tc>
          <w:tcPr>
            <w:tcW w:w="1636"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7E75605D" w14:textId="77777777" w:rsidR="00104366" w:rsidRDefault="00104366" w:rsidP="00684C8A">
            <w:pPr>
              <w:pStyle w:val="NoSpacing"/>
              <w:spacing w:line="276" w:lineRule="auto"/>
              <w:jc w:val="center"/>
              <w:rPr>
                <w:sz w:val="20"/>
                <w:lang w:val="en-US"/>
              </w:rPr>
            </w:pPr>
            <w:r>
              <w:rPr>
                <w:sz w:val="20"/>
                <w:lang w:val="en-US"/>
              </w:rPr>
              <w:t>1</w:t>
            </w:r>
          </w:p>
        </w:tc>
        <w:tc>
          <w:tcPr>
            <w:tcW w:w="188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77FEBD41" w14:textId="77777777" w:rsidR="00104366" w:rsidRDefault="00104366" w:rsidP="00684C8A">
            <w:pPr>
              <w:pStyle w:val="NoSpacing"/>
              <w:spacing w:line="276" w:lineRule="auto"/>
              <w:jc w:val="center"/>
              <w:rPr>
                <w:sz w:val="20"/>
                <w:lang w:val="en-US"/>
              </w:rPr>
            </w:pPr>
            <w:r>
              <w:rPr>
                <w:sz w:val="20"/>
                <w:lang w:val="en-US"/>
              </w:rPr>
              <w:t>Unlikely</w:t>
            </w:r>
          </w:p>
        </w:tc>
        <w:tc>
          <w:tcPr>
            <w:tcW w:w="11862"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tcPr>
          <w:p w14:paraId="02AF65EC" w14:textId="77777777" w:rsidR="00104366" w:rsidRDefault="00104366" w:rsidP="007B70AE">
            <w:pPr>
              <w:pStyle w:val="NoSpacing"/>
              <w:spacing w:line="276" w:lineRule="auto"/>
              <w:rPr>
                <w:sz w:val="20"/>
                <w:lang w:val="en-US"/>
              </w:rPr>
            </w:pPr>
            <w:r w:rsidRPr="003404A1">
              <w:rPr>
                <w:sz w:val="20"/>
                <w:szCs w:val="20"/>
              </w:rPr>
              <w:t>Not expected, but there is a slight possibility it may occur sometime.</w:t>
            </w:r>
          </w:p>
        </w:tc>
      </w:tr>
    </w:tbl>
    <w:p w14:paraId="10197D29" w14:textId="77777777" w:rsidR="00104366" w:rsidRDefault="00104366" w:rsidP="00104366">
      <w:pPr>
        <w:rPr>
          <w:sz w:val="20"/>
        </w:rPr>
      </w:pPr>
    </w:p>
    <w:p w14:paraId="3CE34425" w14:textId="77777777" w:rsidR="00104366" w:rsidRDefault="00104366" w:rsidP="00104366">
      <w:pPr>
        <w:pStyle w:val="NoSpacing"/>
        <w:rPr>
          <w:b/>
          <w:caps/>
          <w:sz w:val="20"/>
          <w:u w:val="single"/>
        </w:rPr>
      </w:pPr>
      <w:r w:rsidRPr="007D76AE">
        <w:rPr>
          <w:b/>
          <w:caps/>
          <w:sz w:val="20"/>
          <w:u w:val="single"/>
        </w:rPr>
        <w:t>Risk Criticality</w:t>
      </w:r>
    </w:p>
    <w:p w14:paraId="75BA0665" w14:textId="77777777" w:rsidR="00104366" w:rsidRPr="00104366" w:rsidRDefault="00104366" w:rsidP="00104366">
      <w:pPr>
        <w:pStyle w:val="NoSpacing"/>
        <w:rPr>
          <w:b/>
          <w:caps/>
          <w:sz w:val="20"/>
          <w:u w:val="single"/>
        </w:rPr>
      </w:pPr>
      <w:r w:rsidRPr="00941BAD">
        <w:rPr>
          <w:sz w:val="20"/>
        </w:rPr>
        <w:t>The risk rating is computed as follows:</w:t>
      </w:r>
    </w:p>
    <w:p w14:paraId="7C94516A" w14:textId="77777777" w:rsidR="00104366" w:rsidRPr="00941BAD" w:rsidRDefault="00104366" w:rsidP="00104366">
      <w:pPr>
        <w:pStyle w:val="NoSpacing"/>
        <w:rPr>
          <w:sz w:val="20"/>
        </w:rPr>
      </w:pPr>
    </w:p>
    <w:p w14:paraId="6104521B" w14:textId="77777777" w:rsidR="00104366" w:rsidRDefault="00104366" w:rsidP="00104366">
      <w:pPr>
        <w:rPr>
          <w:sz w:val="20"/>
        </w:rPr>
      </w:pPr>
      <w:r w:rsidRPr="00941BAD">
        <w:rPr>
          <w:sz w:val="20"/>
        </w:rPr>
        <w:t>Risk Rating = Impact x Probability</w:t>
      </w:r>
    </w:p>
    <w:tbl>
      <w:tblPr>
        <w:tblW w:w="5238" w:type="dxa"/>
        <w:tblCellMar>
          <w:left w:w="0" w:type="dxa"/>
          <w:right w:w="0" w:type="dxa"/>
        </w:tblCellMar>
        <w:tblLook w:val="04A0" w:firstRow="1" w:lastRow="0" w:firstColumn="1" w:lastColumn="0" w:noHBand="0" w:noVBand="1"/>
      </w:tblPr>
      <w:tblGrid>
        <w:gridCol w:w="1800"/>
        <w:gridCol w:w="3438"/>
      </w:tblGrid>
      <w:tr w:rsidR="00104366" w14:paraId="2C5B6AAF" w14:textId="77777777" w:rsidTr="006B07EC">
        <w:trPr>
          <w:trHeight w:val="447"/>
        </w:trPr>
        <w:tc>
          <w:tcPr>
            <w:tcW w:w="1800" w:type="dxa"/>
            <w:tcBorders>
              <w:top w:val="single" w:sz="8" w:space="0" w:color="A6A6A6"/>
              <w:left w:val="single" w:sz="8" w:space="0" w:color="A6A6A6"/>
              <w:bottom w:val="single" w:sz="8" w:space="0" w:color="A6A6A6"/>
              <w:right w:val="single" w:sz="8" w:space="0" w:color="A6A6A6"/>
            </w:tcBorders>
            <w:shd w:val="clear" w:color="auto" w:fill="ACB9CA" w:themeFill="text2" w:themeFillTint="66"/>
            <w:tcMar>
              <w:top w:w="15" w:type="dxa"/>
              <w:left w:w="108" w:type="dxa"/>
              <w:bottom w:w="0" w:type="dxa"/>
              <w:right w:w="108" w:type="dxa"/>
            </w:tcMar>
            <w:vAlign w:val="center"/>
            <w:hideMark/>
          </w:tcPr>
          <w:p w14:paraId="7DCEC6B9" w14:textId="77777777" w:rsidR="00104366" w:rsidRDefault="00104366" w:rsidP="00684C8A">
            <w:pPr>
              <w:pStyle w:val="NoSpacing"/>
              <w:spacing w:line="276" w:lineRule="auto"/>
              <w:ind w:left="-18"/>
              <w:jc w:val="center"/>
              <w:rPr>
                <w:sz w:val="20"/>
                <w:lang w:val="en-US"/>
              </w:rPr>
            </w:pPr>
            <w:r>
              <w:rPr>
                <w:b/>
                <w:bCs/>
                <w:sz w:val="20"/>
                <w:lang w:val="en-US"/>
              </w:rPr>
              <w:t>Rating</w:t>
            </w:r>
          </w:p>
        </w:tc>
        <w:tc>
          <w:tcPr>
            <w:tcW w:w="3438" w:type="dxa"/>
            <w:tcBorders>
              <w:top w:val="single" w:sz="8" w:space="0" w:color="A6A6A6"/>
              <w:left w:val="single" w:sz="8" w:space="0" w:color="A6A6A6"/>
              <w:bottom w:val="single" w:sz="8" w:space="0" w:color="A6A6A6"/>
              <w:right w:val="single" w:sz="8" w:space="0" w:color="A6A6A6"/>
            </w:tcBorders>
            <w:shd w:val="clear" w:color="auto" w:fill="D5DCE4" w:themeFill="text2" w:themeFillTint="33"/>
            <w:tcMar>
              <w:top w:w="15" w:type="dxa"/>
              <w:left w:w="108" w:type="dxa"/>
              <w:bottom w:w="0" w:type="dxa"/>
              <w:right w:w="108" w:type="dxa"/>
            </w:tcMar>
            <w:vAlign w:val="center"/>
            <w:hideMark/>
          </w:tcPr>
          <w:p w14:paraId="00AA9D26" w14:textId="77777777" w:rsidR="00104366" w:rsidRDefault="00104366" w:rsidP="00684C8A">
            <w:pPr>
              <w:pStyle w:val="NoSpacing"/>
              <w:spacing w:line="276" w:lineRule="auto"/>
              <w:jc w:val="center"/>
              <w:rPr>
                <w:sz w:val="20"/>
                <w:lang w:val="en-US"/>
              </w:rPr>
            </w:pPr>
            <w:r>
              <w:rPr>
                <w:b/>
                <w:bCs/>
                <w:sz w:val="20"/>
                <w:lang w:val="en-US"/>
              </w:rPr>
              <w:t>Description</w:t>
            </w:r>
          </w:p>
        </w:tc>
      </w:tr>
      <w:tr w:rsidR="00104366" w14:paraId="4AE0D576" w14:textId="77777777" w:rsidTr="00684C8A">
        <w:trPr>
          <w:trHeight w:val="447"/>
        </w:trPr>
        <w:tc>
          <w:tcPr>
            <w:tcW w:w="180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4A189809" w14:textId="77777777" w:rsidR="00104366" w:rsidRDefault="00104366" w:rsidP="00684C8A">
            <w:pPr>
              <w:pStyle w:val="NoSpacing"/>
              <w:spacing w:line="276" w:lineRule="auto"/>
              <w:jc w:val="center"/>
              <w:rPr>
                <w:sz w:val="20"/>
                <w:lang w:val="en-US"/>
              </w:rPr>
            </w:pPr>
            <w:r>
              <w:rPr>
                <w:sz w:val="20"/>
                <w:lang w:val="en-US"/>
              </w:rPr>
              <w:t>1</w:t>
            </w:r>
          </w:p>
        </w:tc>
        <w:tc>
          <w:tcPr>
            <w:tcW w:w="343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2C8D7C28" w14:textId="77777777" w:rsidR="00104366" w:rsidRDefault="00104366" w:rsidP="00684C8A">
            <w:pPr>
              <w:pStyle w:val="NoSpacing"/>
              <w:spacing w:line="276" w:lineRule="auto"/>
              <w:rPr>
                <w:sz w:val="20"/>
                <w:lang w:val="en-US"/>
              </w:rPr>
            </w:pPr>
            <w:r w:rsidRPr="003404A1">
              <w:rPr>
                <w:sz w:val="20"/>
                <w:szCs w:val="20"/>
              </w:rPr>
              <w:t>Negligible</w:t>
            </w:r>
          </w:p>
        </w:tc>
      </w:tr>
      <w:tr w:rsidR="00104366" w14:paraId="1CF6911C" w14:textId="77777777" w:rsidTr="00684C8A">
        <w:trPr>
          <w:trHeight w:val="447"/>
        </w:trPr>
        <w:tc>
          <w:tcPr>
            <w:tcW w:w="180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2E69DBEC" w14:textId="77777777" w:rsidR="00104366" w:rsidRDefault="00104366" w:rsidP="00684C8A">
            <w:pPr>
              <w:pStyle w:val="NoSpacing"/>
              <w:spacing w:line="276" w:lineRule="auto"/>
              <w:jc w:val="center"/>
              <w:rPr>
                <w:sz w:val="20"/>
                <w:lang w:val="en-US"/>
              </w:rPr>
            </w:pPr>
            <w:r>
              <w:rPr>
                <w:sz w:val="20"/>
                <w:lang w:val="en-US"/>
              </w:rPr>
              <w:t>2-3</w:t>
            </w:r>
          </w:p>
        </w:tc>
        <w:tc>
          <w:tcPr>
            <w:tcW w:w="343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2E26AE39" w14:textId="77777777" w:rsidR="00104366" w:rsidRDefault="00104366" w:rsidP="00684C8A">
            <w:pPr>
              <w:pStyle w:val="NoSpacing"/>
              <w:spacing w:line="276" w:lineRule="auto"/>
              <w:rPr>
                <w:sz w:val="20"/>
                <w:lang w:val="en-US"/>
              </w:rPr>
            </w:pPr>
            <w:r>
              <w:rPr>
                <w:sz w:val="20"/>
                <w:lang w:val="en-US"/>
              </w:rPr>
              <w:t>Low Risk</w:t>
            </w:r>
          </w:p>
        </w:tc>
      </w:tr>
      <w:tr w:rsidR="00104366" w14:paraId="619026C9" w14:textId="77777777" w:rsidTr="00684C8A">
        <w:trPr>
          <w:trHeight w:val="447"/>
        </w:trPr>
        <w:tc>
          <w:tcPr>
            <w:tcW w:w="180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3A298ED4" w14:textId="77777777" w:rsidR="00104366" w:rsidRDefault="00104366" w:rsidP="00684C8A">
            <w:pPr>
              <w:pStyle w:val="NoSpacing"/>
              <w:spacing w:line="276" w:lineRule="auto"/>
              <w:jc w:val="center"/>
              <w:rPr>
                <w:sz w:val="20"/>
                <w:lang w:val="en-US"/>
              </w:rPr>
            </w:pPr>
            <w:r>
              <w:rPr>
                <w:sz w:val="20"/>
                <w:lang w:val="en-US"/>
              </w:rPr>
              <w:t>4-9</w:t>
            </w:r>
          </w:p>
        </w:tc>
        <w:tc>
          <w:tcPr>
            <w:tcW w:w="343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67592292" w14:textId="77777777" w:rsidR="00104366" w:rsidRDefault="00104366" w:rsidP="00684C8A">
            <w:pPr>
              <w:pStyle w:val="NoSpacing"/>
              <w:spacing w:line="276" w:lineRule="auto"/>
              <w:rPr>
                <w:sz w:val="20"/>
                <w:lang w:val="en-US"/>
              </w:rPr>
            </w:pPr>
            <w:r>
              <w:rPr>
                <w:sz w:val="20"/>
                <w:lang w:val="en-US"/>
              </w:rPr>
              <w:t>Medium Risk</w:t>
            </w:r>
          </w:p>
        </w:tc>
      </w:tr>
      <w:tr w:rsidR="00104366" w14:paraId="23FF4C75" w14:textId="77777777" w:rsidTr="00684C8A">
        <w:trPr>
          <w:trHeight w:val="447"/>
        </w:trPr>
        <w:tc>
          <w:tcPr>
            <w:tcW w:w="1800"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722CCE80" w14:textId="77777777" w:rsidR="00104366" w:rsidRDefault="00104366" w:rsidP="00684C8A">
            <w:pPr>
              <w:pStyle w:val="NoSpacing"/>
              <w:spacing w:line="276" w:lineRule="auto"/>
              <w:jc w:val="center"/>
              <w:rPr>
                <w:sz w:val="20"/>
                <w:lang w:val="en-US"/>
              </w:rPr>
            </w:pPr>
            <w:r>
              <w:rPr>
                <w:sz w:val="20"/>
                <w:lang w:val="en-US"/>
              </w:rPr>
              <w:t>10-16</w:t>
            </w:r>
          </w:p>
        </w:tc>
        <w:tc>
          <w:tcPr>
            <w:tcW w:w="3438" w:type="dxa"/>
            <w:tcBorders>
              <w:top w:val="single" w:sz="8" w:space="0" w:color="A6A6A6"/>
              <w:left w:val="single" w:sz="8" w:space="0" w:color="A6A6A6"/>
              <w:bottom w:val="single" w:sz="8" w:space="0" w:color="A6A6A6"/>
              <w:right w:val="single" w:sz="8" w:space="0" w:color="A6A6A6"/>
            </w:tcBorders>
            <w:tcMar>
              <w:top w:w="15" w:type="dxa"/>
              <w:left w:w="108" w:type="dxa"/>
              <w:bottom w:w="0" w:type="dxa"/>
              <w:right w:w="108" w:type="dxa"/>
            </w:tcMar>
            <w:vAlign w:val="center"/>
          </w:tcPr>
          <w:p w14:paraId="3BFAEA67" w14:textId="77777777" w:rsidR="00104366" w:rsidRDefault="00104366" w:rsidP="00684C8A">
            <w:pPr>
              <w:pStyle w:val="NoSpacing"/>
              <w:spacing w:line="276" w:lineRule="auto"/>
              <w:rPr>
                <w:sz w:val="20"/>
                <w:lang w:val="en-US"/>
              </w:rPr>
            </w:pPr>
            <w:r>
              <w:rPr>
                <w:sz w:val="20"/>
                <w:lang w:val="en-US"/>
              </w:rPr>
              <w:t>High Risk</w:t>
            </w:r>
          </w:p>
        </w:tc>
      </w:tr>
    </w:tbl>
    <w:p w14:paraId="1424F295" w14:textId="77777777" w:rsidR="00104366" w:rsidRDefault="00104366" w:rsidP="00104366">
      <w:pPr>
        <w:rPr>
          <w:sz w:val="20"/>
        </w:rPr>
      </w:pPr>
    </w:p>
    <w:p w14:paraId="687AFBF1" w14:textId="77777777" w:rsidR="00104366" w:rsidRDefault="00104366" w:rsidP="00104366">
      <w:pPr>
        <w:rPr>
          <w:sz w:val="20"/>
        </w:rPr>
      </w:pPr>
    </w:p>
    <w:p w14:paraId="51204722" w14:textId="77777777" w:rsidR="00104366" w:rsidRDefault="00104366" w:rsidP="00104366"/>
    <w:p w14:paraId="386EA41E" w14:textId="77777777" w:rsidR="006B075A" w:rsidRDefault="006B075A" w:rsidP="00104366">
      <w:pPr>
        <w:sectPr w:rsidR="006B075A" w:rsidSect="00057713">
          <w:pgSz w:w="16839" w:h="11907" w:orient="landscape" w:code="9"/>
          <w:pgMar w:top="720" w:right="720" w:bottom="450" w:left="720" w:header="432" w:footer="83" w:gutter="0"/>
          <w:cols w:space="720"/>
          <w:docGrid w:linePitch="360"/>
        </w:sectPr>
      </w:pPr>
    </w:p>
    <w:p w14:paraId="7F7D0429" w14:textId="77777777" w:rsidR="00104366" w:rsidRPr="00F653DB" w:rsidRDefault="00104366" w:rsidP="00104366">
      <w:pPr>
        <w:pStyle w:val="NoSpacing"/>
        <w:tabs>
          <w:tab w:val="left" w:pos="4320"/>
        </w:tabs>
      </w:pPr>
      <w:r w:rsidRPr="00F653DB">
        <w:lastRenderedPageBreak/>
        <w:t>RISK ASSESSMENT SUMMARY</w:t>
      </w:r>
    </w:p>
    <w:p w14:paraId="7A158696" w14:textId="77777777" w:rsidR="00104366" w:rsidRPr="009E6059" w:rsidRDefault="00104366" w:rsidP="00104366">
      <w:pPr>
        <w:pStyle w:val="NoSpacing"/>
        <w:tabs>
          <w:tab w:val="left" w:pos="4320"/>
        </w:tabs>
        <w:ind w:left="360"/>
        <w:rPr>
          <w:sz w:val="4"/>
          <w:szCs w:val="4"/>
        </w:rPr>
      </w:pPr>
    </w:p>
    <w:p w14:paraId="26D925B3" w14:textId="77777777" w:rsidR="00104366" w:rsidRDefault="00104366" w:rsidP="00104366">
      <w:pPr>
        <w:rPr>
          <w:sz w:val="20"/>
          <w:szCs w:val="20"/>
        </w:rPr>
      </w:pPr>
      <w:r w:rsidRPr="00F653DB">
        <w:rPr>
          <w:sz w:val="20"/>
          <w:szCs w:val="20"/>
        </w:rPr>
        <w:t>The table presented below is a summary of result of the risk assessment.</w:t>
      </w:r>
    </w:p>
    <w:tbl>
      <w:tblPr>
        <w:tblStyle w:val="TableGrid"/>
        <w:tblW w:w="4963" w:type="pct"/>
        <w:tblInd w:w="-6" w:type="dxa"/>
        <w:tblLook w:val="04A0" w:firstRow="1" w:lastRow="0" w:firstColumn="1" w:lastColumn="0" w:noHBand="0" w:noVBand="1"/>
      </w:tblPr>
      <w:tblGrid>
        <w:gridCol w:w="1049"/>
        <w:gridCol w:w="1410"/>
        <w:gridCol w:w="7278"/>
        <w:gridCol w:w="995"/>
        <w:gridCol w:w="1094"/>
        <w:gridCol w:w="1094"/>
        <w:gridCol w:w="1299"/>
        <w:gridCol w:w="1280"/>
      </w:tblGrid>
      <w:tr w:rsidR="0006261E" w:rsidRPr="006A10E5" w14:paraId="38B68B44" w14:textId="77777777" w:rsidTr="00E24397">
        <w:trPr>
          <w:tblHeader/>
        </w:trPr>
        <w:tc>
          <w:tcPr>
            <w:tcW w:w="338" w:type="pct"/>
            <w:shd w:val="clear" w:color="auto" w:fill="D5DCE4" w:themeFill="text2" w:themeFillTint="33"/>
          </w:tcPr>
          <w:p w14:paraId="73880B95"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No.</w:t>
            </w:r>
          </w:p>
        </w:tc>
        <w:tc>
          <w:tcPr>
            <w:tcW w:w="455" w:type="pct"/>
            <w:shd w:val="clear" w:color="auto" w:fill="D5DCE4" w:themeFill="text2" w:themeFillTint="33"/>
          </w:tcPr>
          <w:p w14:paraId="45313EE0"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RA Ref. No.</w:t>
            </w:r>
          </w:p>
        </w:tc>
        <w:tc>
          <w:tcPr>
            <w:tcW w:w="2348" w:type="pct"/>
            <w:shd w:val="clear" w:color="auto" w:fill="D5DCE4" w:themeFill="text2" w:themeFillTint="33"/>
          </w:tcPr>
          <w:p w14:paraId="0D45F903"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Risk</w:t>
            </w:r>
          </w:p>
        </w:tc>
        <w:tc>
          <w:tcPr>
            <w:tcW w:w="321" w:type="pct"/>
            <w:shd w:val="clear" w:color="auto" w:fill="D5DCE4" w:themeFill="text2" w:themeFillTint="33"/>
          </w:tcPr>
          <w:p w14:paraId="506E8F34"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Impact</w:t>
            </w:r>
          </w:p>
        </w:tc>
        <w:tc>
          <w:tcPr>
            <w:tcW w:w="353" w:type="pct"/>
            <w:shd w:val="clear" w:color="auto" w:fill="D5DCE4" w:themeFill="text2" w:themeFillTint="33"/>
          </w:tcPr>
          <w:p w14:paraId="3C7890B0"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Likelihood (Inherent)</w:t>
            </w:r>
          </w:p>
        </w:tc>
        <w:tc>
          <w:tcPr>
            <w:tcW w:w="353" w:type="pct"/>
            <w:shd w:val="clear" w:color="auto" w:fill="D5DCE4" w:themeFill="text2" w:themeFillTint="33"/>
          </w:tcPr>
          <w:p w14:paraId="78537EC2"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Likelihood (Residual)</w:t>
            </w:r>
          </w:p>
        </w:tc>
        <w:tc>
          <w:tcPr>
            <w:tcW w:w="419" w:type="pct"/>
            <w:shd w:val="clear" w:color="auto" w:fill="D5DCE4" w:themeFill="text2" w:themeFillTint="33"/>
          </w:tcPr>
          <w:p w14:paraId="3632DBFA"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Risk Rating</w:t>
            </w:r>
          </w:p>
          <w:p w14:paraId="582DD744"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(Inherent)</w:t>
            </w:r>
          </w:p>
        </w:tc>
        <w:tc>
          <w:tcPr>
            <w:tcW w:w="413" w:type="pct"/>
            <w:shd w:val="clear" w:color="auto" w:fill="D5DCE4" w:themeFill="text2" w:themeFillTint="33"/>
          </w:tcPr>
          <w:p w14:paraId="71A8368C"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Risk Rating</w:t>
            </w:r>
          </w:p>
          <w:p w14:paraId="5D4199CF" w14:textId="77777777" w:rsidR="00104366" w:rsidRPr="006A10E5" w:rsidRDefault="00104366" w:rsidP="006B07EC">
            <w:pPr>
              <w:spacing w:after="0" w:line="240" w:lineRule="auto"/>
              <w:jc w:val="center"/>
              <w:rPr>
                <w:rFonts w:cs="Cambria"/>
                <w:b/>
                <w:sz w:val="20"/>
                <w:szCs w:val="20"/>
              </w:rPr>
            </w:pPr>
            <w:r w:rsidRPr="006A10E5">
              <w:rPr>
                <w:rFonts w:cs="Cambria"/>
                <w:b/>
                <w:sz w:val="20"/>
                <w:szCs w:val="20"/>
              </w:rPr>
              <w:t>(Residual)</w:t>
            </w:r>
          </w:p>
        </w:tc>
      </w:tr>
      <w:tr w:rsidR="0006261E" w:rsidRPr="0082206A" w14:paraId="39F50B84" w14:textId="77777777" w:rsidTr="00E24397">
        <w:trPr>
          <w:trHeight w:val="720"/>
        </w:trPr>
        <w:tc>
          <w:tcPr>
            <w:tcW w:w="338" w:type="pct"/>
          </w:tcPr>
          <w:p w14:paraId="7B188684" w14:textId="7805C7AF" w:rsidR="00104366" w:rsidRPr="0082206A" w:rsidRDefault="008811B3" w:rsidP="00104366">
            <w:pPr>
              <w:spacing w:after="0"/>
              <w:jc w:val="center"/>
              <w:rPr>
                <w:rFonts w:cs="Cambria"/>
                <w:b/>
                <w:sz w:val="20"/>
                <w:szCs w:val="20"/>
              </w:rPr>
            </w:pPr>
            <w:r>
              <w:rPr>
                <w:rFonts w:cs="Cambria"/>
                <w:b/>
                <w:sz w:val="20"/>
                <w:szCs w:val="20"/>
              </w:rPr>
              <w:t>01</w:t>
            </w:r>
          </w:p>
        </w:tc>
        <w:tc>
          <w:tcPr>
            <w:tcW w:w="455" w:type="pct"/>
          </w:tcPr>
          <w:p w14:paraId="76ED68E4" w14:textId="77777777" w:rsidR="00104366" w:rsidRPr="0082206A" w:rsidRDefault="00104366" w:rsidP="00104366">
            <w:pPr>
              <w:spacing w:after="0"/>
              <w:rPr>
                <w:sz w:val="20"/>
                <w:szCs w:val="20"/>
              </w:rPr>
            </w:pPr>
          </w:p>
        </w:tc>
        <w:tc>
          <w:tcPr>
            <w:tcW w:w="2348" w:type="pct"/>
          </w:tcPr>
          <w:p w14:paraId="0CDDE53F" w14:textId="77777777" w:rsidR="00104366" w:rsidRPr="00AD2CE0" w:rsidRDefault="00104366" w:rsidP="00104366">
            <w:pPr>
              <w:tabs>
                <w:tab w:val="left" w:pos="990"/>
                <w:tab w:val="left" w:pos="1235"/>
              </w:tabs>
              <w:spacing w:after="0" w:line="240" w:lineRule="auto"/>
              <w:rPr>
                <w:b/>
                <w:sz w:val="20"/>
                <w:szCs w:val="20"/>
                <w:u w:val="single"/>
              </w:rPr>
            </w:pPr>
            <w:r w:rsidRPr="00AD2CE0">
              <w:rPr>
                <w:b/>
                <w:sz w:val="20"/>
                <w:szCs w:val="20"/>
                <w:u w:val="single"/>
              </w:rPr>
              <w:t>Storage and Retention</w:t>
            </w:r>
          </w:p>
          <w:p w14:paraId="37B06373" w14:textId="19E74F31" w:rsidR="00104366" w:rsidRPr="00837B35" w:rsidRDefault="006077A7" w:rsidP="00104366">
            <w:pPr>
              <w:tabs>
                <w:tab w:val="left" w:pos="990"/>
                <w:tab w:val="left" w:pos="1235"/>
              </w:tabs>
              <w:spacing w:after="0" w:line="240" w:lineRule="auto"/>
              <w:rPr>
                <w:sz w:val="20"/>
                <w:szCs w:val="20"/>
              </w:rPr>
            </w:pPr>
            <w:r w:rsidRPr="006077A7">
              <w:rPr>
                <w:sz w:val="20"/>
                <w:szCs w:val="20"/>
              </w:rPr>
              <w:t xml:space="preserve">Risk of data breach from unauthorized access to personal data due to absence of storage </w:t>
            </w:r>
            <w:r w:rsidR="008811B3">
              <w:rPr>
                <w:sz w:val="20"/>
                <w:szCs w:val="20"/>
              </w:rPr>
              <w:t xml:space="preserve">and </w:t>
            </w:r>
            <w:r w:rsidRPr="006077A7">
              <w:rPr>
                <w:sz w:val="20"/>
                <w:szCs w:val="20"/>
              </w:rPr>
              <w:t>retention policy</w:t>
            </w:r>
          </w:p>
        </w:tc>
        <w:tc>
          <w:tcPr>
            <w:tcW w:w="321" w:type="pct"/>
            <w:vAlign w:val="center"/>
          </w:tcPr>
          <w:p w14:paraId="04E40A26" w14:textId="5955E641" w:rsidR="00104366" w:rsidRPr="003623B0" w:rsidRDefault="003623B0" w:rsidP="003623B0">
            <w:pPr>
              <w:tabs>
                <w:tab w:val="left" w:pos="180"/>
                <w:tab w:val="left" w:pos="990"/>
              </w:tabs>
              <w:spacing w:after="0"/>
              <w:jc w:val="center"/>
              <w:rPr>
                <w:sz w:val="20"/>
                <w:szCs w:val="20"/>
              </w:rPr>
            </w:pPr>
            <w:r w:rsidRPr="003623B0">
              <w:rPr>
                <w:sz w:val="20"/>
                <w:szCs w:val="20"/>
              </w:rPr>
              <w:t>4</w:t>
            </w:r>
          </w:p>
        </w:tc>
        <w:tc>
          <w:tcPr>
            <w:tcW w:w="353" w:type="pct"/>
            <w:vAlign w:val="center"/>
          </w:tcPr>
          <w:p w14:paraId="3B65FF57" w14:textId="4F6F35F0" w:rsidR="00104366" w:rsidRPr="003623B0" w:rsidRDefault="003623B0" w:rsidP="003623B0">
            <w:pPr>
              <w:tabs>
                <w:tab w:val="left" w:pos="180"/>
                <w:tab w:val="left" w:pos="990"/>
              </w:tabs>
              <w:spacing w:after="0"/>
              <w:jc w:val="center"/>
              <w:rPr>
                <w:sz w:val="20"/>
                <w:szCs w:val="20"/>
              </w:rPr>
            </w:pPr>
            <w:r w:rsidRPr="003623B0">
              <w:rPr>
                <w:sz w:val="20"/>
                <w:szCs w:val="20"/>
              </w:rPr>
              <w:t>4</w:t>
            </w:r>
          </w:p>
        </w:tc>
        <w:tc>
          <w:tcPr>
            <w:tcW w:w="353" w:type="pct"/>
            <w:vAlign w:val="center"/>
          </w:tcPr>
          <w:p w14:paraId="53017489" w14:textId="7875085C" w:rsidR="00104366" w:rsidRPr="003623B0" w:rsidRDefault="003623B0" w:rsidP="003623B0">
            <w:pPr>
              <w:tabs>
                <w:tab w:val="left" w:pos="180"/>
                <w:tab w:val="left" w:pos="990"/>
              </w:tabs>
              <w:spacing w:after="0"/>
              <w:jc w:val="center"/>
              <w:rPr>
                <w:sz w:val="20"/>
                <w:szCs w:val="20"/>
              </w:rPr>
            </w:pPr>
            <w:r w:rsidRPr="003623B0">
              <w:rPr>
                <w:sz w:val="20"/>
                <w:szCs w:val="20"/>
              </w:rPr>
              <w:t>4</w:t>
            </w:r>
          </w:p>
        </w:tc>
        <w:tc>
          <w:tcPr>
            <w:tcW w:w="419" w:type="pct"/>
            <w:vAlign w:val="center"/>
          </w:tcPr>
          <w:p w14:paraId="79E093FE" w14:textId="3CCE98E6" w:rsidR="00104366" w:rsidRPr="0082206A" w:rsidRDefault="003623B0" w:rsidP="003623B0">
            <w:pPr>
              <w:spacing w:after="0"/>
              <w:jc w:val="center"/>
              <w:rPr>
                <w:rFonts w:cs="Cambria"/>
                <w:b/>
                <w:sz w:val="20"/>
                <w:szCs w:val="20"/>
              </w:rPr>
            </w:pPr>
            <w:r>
              <w:rPr>
                <w:rFonts w:cs="Cambria"/>
                <w:b/>
                <w:sz w:val="20"/>
                <w:szCs w:val="20"/>
              </w:rPr>
              <w:t>16 - High</w:t>
            </w:r>
          </w:p>
        </w:tc>
        <w:tc>
          <w:tcPr>
            <w:tcW w:w="413" w:type="pct"/>
            <w:vAlign w:val="center"/>
          </w:tcPr>
          <w:p w14:paraId="379A6A84" w14:textId="2CDF8374" w:rsidR="00104366" w:rsidRPr="0082206A" w:rsidRDefault="003623B0" w:rsidP="003623B0">
            <w:pPr>
              <w:spacing w:after="0"/>
              <w:jc w:val="center"/>
              <w:rPr>
                <w:rFonts w:cs="Cambria"/>
                <w:b/>
                <w:sz w:val="20"/>
                <w:szCs w:val="20"/>
              </w:rPr>
            </w:pPr>
            <w:r>
              <w:rPr>
                <w:rFonts w:cs="Cambria"/>
                <w:b/>
                <w:sz w:val="20"/>
                <w:szCs w:val="20"/>
              </w:rPr>
              <w:t>16 - High</w:t>
            </w:r>
          </w:p>
        </w:tc>
      </w:tr>
      <w:tr w:rsidR="0006261E" w:rsidRPr="0082206A" w14:paraId="13B4041D" w14:textId="77777777" w:rsidTr="00E24397">
        <w:trPr>
          <w:trHeight w:val="720"/>
        </w:trPr>
        <w:tc>
          <w:tcPr>
            <w:tcW w:w="338" w:type="pct"/>
          </w:tcPr>
          <w:p w14:paraId="08C79E53" w14:textId="0CF81891" w:rsidR="003623B0" w:rsidRPr="0082206A" w:rsidRDefault="003623B0" w:rsidP="003623B0">
            <w:pPr>
              <w:spacing w:after="0"/>
              <w:jc w:val="center"/>
              <w:rPr>
                <w:rFonts w:cs="Cambria"/>
                <w:b/>
                <w:sz w:val="20"/>
                <w:szCs w:val="20"/>
              </w:rPr>
            </w:pPr>
            <w:r>
              <w:rPr>
                <w:rFonts w:cs="Cambria"/>
                <w:b/>
                <w:sz w:val="20"/>
                <w:szCs w:val="20"/>
              </w:rPr>
              <w:t>02</w:t>
            </w:r>
          </w:p>
        </w:tc>
        <w:tc>
          <w:tcPr>
            <w:tcW w:w="455" w:type="pct"/>
          </w:tcPr>
          <w:p w14:paraId="6D1181AF" w14:textId="77777777" w:rsidR="003623B0" w:rsidRPr="0082206A" w:rsidRDefault="003623B0" w:rsidP="003623B0">
            <w:pPr>
              <w:spacing w:after="0"/>
              <w:rPr>
                <w:sz w:val="20"/>
                <w:szCs w:val="20"/>
              </w:rPr>
            </w:pPr>
          </w:p>
        </w:tc>
        <w:tc>
          <w:tcPr>
            <w:tcW w:w="2348" w:type="pct"/>
          </w:tcPr>
          <w:p w14:paraId="53A904DE" w14:textId="6C78AF07" w:rsidR="003623B0" w:rsidRDefault="003623B0" w:rsidP="00BD20D3">
            <w:pPr>
              <w:tabs>
                <w:tab w:val="left" w:pos="2855"/>
              </w:tabs>
              <w:spacing w:after="0" w:line="240" w:lineRule="auto"/>
              <w:rPr>
                <w:b/>
                <w:sz w:val="20"/>
                <w:szCs w:val="20"/>
                <w:u w:val="single"/>
              </w:rPr>
            </w:pPr>
            <w:r>
              <w:rPr>
                <w:b/>
                <w:sz w:val="20"/>
                <w:szCs w:val="20"/>
                <w:u w:val="single"/>
              </w:rPr>
              <w:t>Disposal and Destruction</w:t>
            </w:r>
          </w:p>
          <w:p w14:paraId="162CA0E0" w14:textId="77777777" w:rsidR="003623B0" w:rsidRPr="00996F7A" w:rsidRDefault="003623B0" w:rsidP="003623B0">
            <w:pPr>
              <w:tabs>
                <w:tab w:val="left" w:pos="180"/>
                <w:tab w:val="left" w:pos="990"/>
              </w:tabs>
              <w:spacing w:after="0" w:line="240" w:lineRule="auto"/>
              <w:rPr>
                <w:sz w:val="20"/>
                <w:szCs w:val="20"/>
              </w:rPr>
            </w:pPr>
            <w:r w:rsidRPr="00A22F49">
              <w:rPr>
                <w:color w:val="000000" w:themeColor="text1"/>
                <w:sz w:val="20"/>
                <w:szCs w:val="20"/>
              </w:rPr>
              <w:t xml:space="preserve">Risk of data breach from unauthorized access to personal data due to absence of disposal </w:t>
            </w:r>
            <w:r>
              <w:rPr>
                <w:color w:val="000000" w:themeColor="text1"/>
                <w:sz w:val="20"/>
                <w:szCs w:val="20"/>
              </w:rPr>
              <w:t xml:space="preserve">and destruction </w:t>
            </w:r>
            <w:r w:rsidRPr="00A22F49">
              <w:rPr>
                <w:color w:val="000000" w:themeColor="text1"/>
                <w:sz w:val="20"/>
                <w:szCs w:val="20"/>
              </w:rPr>
              <w:t>policy</w:t>
            </w:r>
          </w:p>
        </w:tc>
        <w:tc>
          <w:tcPr>
            <w:tcW w:w="321" w:type="pct"/>
            <w:vAlign w:val="center"/>
          </w:tcPr>
          <w:p w14:paraId="49247E40" w14:textId="7CA869FE" w:rsidR="003623B0" w:rsidRPr="003623B0" w:rsidRDefault="003623B0" w:rsidP="003623B0">
            <w:pPr>
              <w:tabs>
                <w:tab w:val="left" w:pos="180"/>
                <w:tab w:val="left" w:pos="990"/>
              </w:tabs>
              <w:spacing w:after="0"/>
              <w:jc w:val="center"/>
              <w:rPr>
                <w:sz w:val="20"/>
                <w:szCs w:val="20"/>
              </w:rPr>
            </w:pPr>
            <w:r w:rsidRPr="003623B0">
              <w:rPr>
                <w:sz w:val="20"/>
                <w:szCs w:val="20"/>
              </w:rPr>
              <w:t>4</w:t>
            </w:r>
          </w:p>
        </w:tc>
        <w:tc>
          <w:tcPr>
            <w:tcW w:w="353" w:type="pct"/>
            <w:vAlign w:val="center"/>
          </w:tcPr>
          <w:p w14:paraId="180C4507" w14:textId="63F73FD0" w:rsidR="003623B0" w:rsidRPr="003623B0" w:rsidRDefault="003623B0" w:rsidP="003623B0">
            <w:pPr>
              <w:tabs>
                <w:tab w:val="left" w:pos="180"/>
                <w:tab w:val="left" w:pos="990"/>
              </w:tabs>
              <w:spacing w:after="0"/>
              <w:jc w:val="center"/>
              <w:rPr>
                <w:sz w:val="20"/>
                <w:szCs w:val="20"/>
              </w:rPr>
            </w:pPr>
            <w:r w:rsidRPr="003623B0">
              <w:rPr>
                <w:sz w:val="20"/>
                <w:szCs w:val="20"/>
              </w:rPr>
              <w:t>4</w:t>
            </w:r>
          </w:p>
        </w:tc>
        <w:tc>
          <w:tcPr>
            <w:tcW w:w="353" w:type="pct"/>
            <w:vAlign w:val="center"/>
          </w:tcPr>
          <w:p w14:paraId="29C0E6F9" w14:textId="1F580939" w:rsidR="003623B0" w:rsidRPr="003623B0" w:rsidRDefault="003623B0" w:rsidP="003623B0">
            <w:pPr>
              <w:tabs>
                <w:tab w:val="left" w:pos="180"/>
                <w:tab w:val="left" w:pos="990"/>
              </w:tabs>
              <w:spacing w:after="0"/>
              <w:jc w:val="center"/>
              <w:rPr>
                <w:sz w:val="20"/>
                <w:szCs w:val="20"/>
              </w:rPr>
            </w:pPr>
            <w:r w:rsidRPr="003623B0">
              <w:rPr>
                <w:sz w:val="20"/>
                <w:szCs w:val="20"/>
              </w:rPr>
              <w:t>4</w:t>
            </w:r>
          </w:p>
        </w:tc>
        <w:tc>
          <w:tcPr>
            <w:tcW w:w="419" w:type="pct"/>
            <w:vAlign w:val="center"/>
          </w:tcPr>
          <w:p w14:paraId="6869B898" w14:textId="0F669073" w:rsidR="003623B0" w:rsidRPr="0082206A" w:rsidRDefault="003623B0" w:rsidP="003623B0">
            <w:pPr>
              <w:spacing w:after="0"/>
              <w:jc w:val="center"/>
              <w:rPr>
                <w:rFonts w:cs="Cambria"/>
                <w:b/>
                <w:sz w:val="20"/>
                <w:szCs w:val="20"/>
              </w:rPr>
            </w:pPr>
            <w:r>
              <w:rPr>
                <w:rFonts w:cs="Cambria"/>
                <w:b/>
                <w:sz w:val="20"/>
                <w:szCs w:val="20"/>
              </w:rPr>
              <w:t>16 - High</w:t>
            </w:r>
          </w:p>
        </w:tc>
        <w:tc>
          <w:tcPr>
            <w:tcW w:w="413" w:type="pct"/>
            <w:vAlign w:val="center"/>
          </w:tcPr>
          <w:p w14:paraId="3ADB8CC4" w14:textId="6CC03CDA" w:rsidR="003623B0" w:rsidRPr="0082206A" w:rsidRDefault="003623B0" w:rsidP="003623B0">
            <w:pPr>
              <w:spacing w:after="0"/>
              <w:jc w:val="center"/>
              <w:rPr>
                <w:rFonts w:cs="Cambria"/>
                <w:b/>
                <w:sz w:val="20"/>
                <w:szCs w:val="20"/>
              </w:rPr>
            </w:pPr>
            <w:r>
              <w:rPr>
                <w:rFonts w:cs="Cambria"/>
                <w:b/>
                <w:sz w:val="20"/>
                <w:szCs w:val="20"/>
              </w:rPr>
              <w:t>16 - High</w:t>
            </w:r>
          </w:p>
        </w:tc>
      </w:tr>
      <w:tr w:rsidR="0006261E" w:rsidRPr="0082206A" w:rsidDel="00E24397" w14:paraId="64F00858" w14:textId="0877F154" w:rsidTr="00E24397">
        <w:trPr>
          <w:trHeight w:val="720"/>
          <w:del w:id="0" w:author="Paolo T. Parone" w:date="2018-07-30T12:58:00Z"/>
        </w:trPr>
        <w:tc>
          <w:tcPr>
            <w:tcW w:w="338" w:type="pct"/>
          </w:tcPr>
          <w:p w14:paraId="7C0E75E4" w14:textId="37E1C5A7" w:rsidR="003623B0" w:rsidDel="00E24397" w:rsidRDefault="003623B0" w:rsidP="003623B0">
            <w:pPr>
              <w:spacing w:after="0"/>
              <w:jc w:val="center"/>
              <w:rPr>
                <w:del w:id="1" w:author="Paolo T. Parone" w:date="2018-07-30T12:58:00Z"/>
                <w:rFonts w:cs="Cambria"/>
                <w:b/>
                <w:sz w:val="20"/>
                <w:szCs w:val="20"/>
              </w:rPr>
            </w:pPr>
            <w:del w:id="2" w:author="Paolo T. Parone" w:date="2018-07-30T12:58:00Z">
              <w:r w:rsidDel="00E24397">
                <w:rPr>
                  <w:rFonts w:cs="Cambria"/>
                  <w:b/>
                  <w:sz w:val="20"/>
                  <w:szCs w:val="20"/>
                </w:rPr>
                <w:delText>03</w:delText>
              </w:r>
            </w:del>
          </w:p>
        </w:tc>
        <w:tc>
          <w:tcPr>
            <w:tcW w:w="455" w:type="pct"/>
          </w:tcPr>
          <w:p w14:paraId="51CDB638" w14:textId="6B68618C" w:rsidR="003623B0" w:rsidRPr="0082206A" w:rsidDel="00E24397" w:rsidRDefault="003623B0" w:rsidP="003623B0">
            <w:pPr>
              <w:spacing w:after="0"/>
              <w:rPr>
                <w:del w:id="3" w:author="Paolo T. Parone" w:date="2018-07-30T12:58:00Z"/>
                <w:sz w:val="20"/>
                <w:szCs w:val="20"/>
              </w:rPr>
            </w:pPr>
          </w:p>
        </w:tc>
        <w:tc>
          <w:tcPr>
            <w:tcW w:w="2348" w:type="pct"/>
          </w:tcPr>
          <w:p w14:paraId="5BD46F10" w14:textId="400A8B4F" w:rsidR="003623B0" w:rsidDel="00E24397" w:rsidRDefault="003623B0" w:rsidP="003623B0">
            <w:pPr>
              <w:tabs>
                <w:tab w:val="left" w:pos="990"/>
                <w:tab w:val="left" w:pos="1235"/>
              </w:tabs>
              <w:spacing w:after="0" w:line="240" w:lineRule="auto"/>
              <w:rPr>
                <w:del w:id="4" w:author="Paolo T. Parone" w:date="2018-07-30T12:58:00Z"/>
                <w:b/>
                <w:bCs/>
                <w:sz w:val="20"/>
                <w:szCs w:val="20"/>
                <w:u w:val="single"/>
              </w:rPr>
            </w:pPr>
            <w:del w:id="5" w:author="Paolo T. Parone" w:date="2018-07-30T12:58:00Z">
              <w:r w:rsidRPr="009E6059" w:rsidDel="00E24397">
                <w:rPr>
                  <w:b/>
                  <w:bCs/>
                  <w:sz w:val="20"/>
                  <w:szCs w:val="20"/>
                  <w:u w:val="single"/>
                </w:rPr>
                <w:delText>Data Security – Technical</w:delText>
              </w:r>
            </w:del>
          </w:p>
          <w:p w14:paraId="7FB5A827" w14:textId="6EFB278F" w:rsidR="003623B0" w:rsidDel="00E24397" w:rsidRDefault="003623B0" w:rsidP="003623B0">
            <w:pPr>
              <w:autoSpaceDE w:val="0"/>
              <w:autoSpaceDN w:val="0"/>
              <w:adjustRightInd w:val="0"/>
              <w:spacing w:after="0" w:line="240" w:lineRule="auto"/>
              <w:rPr>
                <w:del w:id="6" w:author="Paolo T. Parone" w:date="2018-07-30T12:58:00Z"/>
                <w:b/>
                <w:sz w:val="20"/>
                <w:szCs w:val="20"/>
                <w:u w:val="single"/>
                <w:lang w:val="en-US"/>
              </w:rPr>
            </w:pPr>
            <w:del w:id="7" w:author="Paolo T. Parone" w:date="2018-07-30T12:58:00Z">
              <w:r w:rsidRPr="006A3E16" w:rsidDel="00E24397">
                <w:rPr>
                  <w:rFonts w:ascii="Calibri" w:hAnsi="Calibri"/>
                  <w:bCs/>
                  <w:sz w:val="20"/>
                  <w:szCs w:val="20"/>
                </w:rPr>
                <w:delText>Risk of unauthorized access to the data processing systems due to inadequate access control administration</w:delText>
              </w:r>
            </w:del>
          </w:p>
        </w:tc>
        <w:tc>
          <w:tcPr>
            <w:tcW w:w="321" w:type="pct"/>
            <w:vAlign w:val="center"/>
          </w:tcPr>
          <w:p w14:paraId="7700DD38" w14:textId="3A2A673F" w:rsidR="003623B0" w:rsidRPr="003623B0" w:rsidDel="00E24397" w:rsidRDefault="003623B0" w:rsidP="003623B0">
            <w:pPr>
              <w:tabs>
                <w:tab w:val="left" w:pos="180"/>
                <w:tab w:val="left" w:pos="990"/>
              </w:tabs>
              <w:spacing w:after="0"/>
              <w:jc w:val="center"/>
              <w:rPr>
                <w:del w:id="8" w:author="Paolo T. Parone" w:date="2018-07-30T12:58:00Z"/>
                <w:sz w:val="20"/>
                <w:szCs w:val="20"/>
              </w:rPr>
            </w:pPr>
            <w:del w:id="9" w:author="Paolo T. Parone" w:date="2018-07-30T12:58:00Z">
              <w:r w:rsidRPr="003623B0" w:rsidDel="00E24397">
                <w:rPr>
                  <w:sz w:val="20"/>
                  <w:szCs w:val="20"/>
                </w:rPr>
                <w:delText>4</w:delText>
              </w:r>
            </w:del>
          </w:p>
        </w:tc>
        <w:tc>
          <w:tcPr>
            <w:tcW w:w="353" w:type="pct"/>
            <w:vAlign w:val="center"/>
          </w:tcPr>
          <w:p w14:paraId="7733B3B0" w14:textId="1368542F" w:rsidR="003623B0" w:rsidRPr="003623B0" w:rsidDel="00E24397" w:rsidRDefault="003623B0" w:rsidP="003623B0">
            <w:pPr>
              <w:tabs>
                <w:tab w:val="left" w:pos="180"/>
                <w:tab w:val="left" w:pos="990"/>
              </w:tabs>
              <w:spacing w:after="0"/>
              <w:jc w:val="center"/>
              <w:rPr>
                <w:del w:id="10" w:author="Paolo T. Parone" w:date="2018-07-30T12:58:00Z"/>
                <w:sz w:val="20"/>
                <w:szCs w:val="20"/>
              </w:rPr>
            </w:pPr>
            <w:del w:id="11" w:author="Paolo T. Parone" w:date="2018-07-30T12:58:00Z">
              <w:r w:rsidRPr="003623B0" w:rsidDel="00E24397">
                <w:rPr>
                  <w:sz w:val="20"/>
                  <w:szCs w:val="20"/>
                </w:rPr>
                <w:delText>4</w:delText>
              </w:r>
            </w:del>
          </w:p>
        </w:tc>
        <w:tc>
          <w:tcPr>
            <w:tcW w:w="353" w:type="pct"/>
            <w:vAlign w:val="center"/>
          </w:tcPr>
          <w:p w14:paraId="15815B01" w14:textId="51E26531" w:rsidR="003623B0" w:rsidRPr="003623B0" w:rsidDel="00E24397" w:rsidRDefault="003623B0" w:rsidP="003623B0">
            <w:pPr>
              <w:tabs>
                <w:tab w:val="left" w:pos="180"/>
                <w:tab w:val="left" w:pos="990"/>
              </w:tabs>
              <w:spacing w:after="0"/>
              <w:jc w:val="center"/>
              <w:rPr>
                <w:del w:id="12" w:author="Paolo T. Parone" w:date="2018-07-30T12:58:00Z"/>
                <w:sz w:val="20"/>
                <w:szCs w:val="20"/>
              </w:rPr>
            </w:pPr>
            <w:del w:id="13" w:author="Paolo T. Parone" w:date="2018-07-30T12:58:00Z">
              <w:r w:rsidRPr="003623B0" w:rsidDel="00E24397">
                <w:rPr>
                  <w:sz w:val="20"/>
                  <w:szCs w:val="20"/>
                </w:rPr>
                <w:delText>4</w:delText>
              </w:r>
            </w:del>
          </w:p>
        </w:tc>
        <w:tc>
          <w:tcPr>
            <w:tcW w:w="419" w:type="pct"/>
            <w:vAlign w:val="center"/>
          </w:tcPr>
          <w:p w14:paraId="1E8CF6C7" w14:textId="3B21DE9B" w:rsidR="003623B0" w:rsidRPr="0082206A" w:rsidDel="00E24397" w:rsidRDefault="003623B0" w:rsidP="003623B0">
            <w:pPr>
              <w:spacing w:after="0"/>
              <w:jc w:val="center"/>
              <w:rPr>
                <w:del w:id="14" w:author="Paolo T. Parone" w:date="2018-07-30T12:58:00Z"/>
                <w:rFonts w:cs="Cambria"/>
                <w:b/>
                <w:sz w:val="20"/>
                <w:szCs w:val="20"/>
              </w:rPr>
            </w:pPr>
            <w:del w:id="15" w:author="Paolo T. Parone" w:date="2018-07-30T12:58:00Z">
              <w:r w:rsidDel="00E24397">
                <w:rPr>
                  <w:rFonts w:cs="Cambria"/>
                  <w:b/>
                  <w:sz w:val="20"/>
                  <w:szCs w:val="20"/>
                </w:rPr>
                <w:delText>16 - High</w:delText>
              </w:r>
            </w:del>
          </w:p>
        </w:tc>
        <w:tc>
          <w:tcPr>
            <w:tcW w:w="413" w:type="pct"/>
            <w:vAlign w:val="center"/>
          </w:tcPr>
          <w:p w14:paraId="20E3F9BA" w14:textId="5F7E39B0" w:rsidR="003623B0" w:rsidRPr="0082206A" w:rsidDel="00E24397" w:rsidRDefault="003623B0" w:rsidP="003623B0">
            <w:pPr>
              <w:spacing w:after="0"/>
              <w:jc w:val="center"/>
              <w:rPr>
                <w:del w:id="16" w:author="Paolo T. Parone" w:date="2018-07-30T12:58:00Z"/>
                <w:rFonts w:cs="Cambria"/>
                <w:b/>
                <w:sz w:val="20"/>
                <w:szCs w:val="20"/>
              </w:rPr>
            </w:pPr>
            <w:del w:id="17" w:author="Paolo T. Parone" w:date="2018-07-30T12:58:00Z">
              <w:r w:rsidDel="00E24397">
                <w:rPr>
                  <w:rFonts w:cs="Cambria"/>
                  <w:b/>
                  <w:sz w:val="20"/>
                  <w:szCs w:val="20"/>
                </w:rPr>
                <w:delText>16 - High</w:delText>
              </w:r>
            </w:del>
          </w:p>
        </w:tc>
      </w:tr>
      <w:tr w:rsidR="0006261E" w:rsidRPr="0082206A" w:rsidDel="00E24397" w14:paraId="12A75FC9" w14:textId="598D585E" w:rsidTr="00E24397">
        <w:trPr>
          <w:trHeight w:val="720"/>
          <w:del w:id="18" w:author="Paolo T. Parone" w:date="2018-07-30T12:58:00Z"/>
        </w:trPr>
        <w:tc>
          <w:tcPr>
            <w:tcW w:w="338" w:type="pct"/>
          </w:tcPr>
          <w:p w14:paraId="677D0583" w14:textId="361B0267" w:rsidR="003623B0" w:rsidDel="00E24397" w:rsidRDefault="003623B0" w:rsidP="003623B0">
            <w:pPr>
              <w:spacing w:after="0"/>
              <w:jc w:val="center"/>
              <w:rPr>
                <w:del w:id="19" w:author="Paolo T. Parone" w:date="2018-07-30T12:58:00Z"/>
                <w:rFonts w:cs="Cambria"/>
                <w:b/>
                <w:sz w:val="20"/>
                <w:szCs w:val="20"/>
              </w:rPr>
            </w:pPr>
            <w:del w:id="20" w:author="Paolo T. Parone" w:date="2018-07-30T12:58:00Z">
              <w:r w:rsidDel="00E24397">
                <w:rPr>
                  <w:rFonts w:cs="Cambria"/>
                  <w:b/>
                  <w:sz w:val="20"/>
                  <w:szCs w:val="20"/>
                </w:rPr>
                <w:delText>04</w:delText>
              </w:r>
            </w:del>
          </w:p>
        </w:tc>
        <w:tc>
          <w:tcPr>
            <w:tcW w:w="455" w:type="pct"/>
          </w:tcPr>
          <w:p w14:paraId="424961DC" w14:textId="45380475" w:rsidR="003623B0" w:rsidRPr="0082206A" w:rsidDel="00E24397" w:rsidRDefault="003623B0" w:rsidP="003623B0">
            <w:pPr>
              <w:spacing w:after="0"/>
              <w:rPr>
                <w:del w:id="21" w:author="Paolo T. Parone" w:date="2018-07-30T12:58:00Z"/>
                <w:sz w:val="20"/>
                <w:szCs w:val="20"/>
              </w:rPr>
            </w:pPr>
          </w:p>
        </w:tc>
        <w:tc>
          <w:tcPr>
            <w:tcW w:w="2348" w:type="pct"/>
          </w:tcPr>
          <w:p w14:paraId="143C04A6" w14:textId="6EFBDF22" w:rsidR="003623B0" w:rsidRPr="005B44F1" w:rsidDel="00E24397" w:rsidRDefault="003623B0" w:rsidP="003623B0">
            <w:pPr>
              <w:autoSpaceDE w:val="0"/>
              <w:autoSpaceDN w:val="0"/>
              <w:adjustRightInd w:val="0"/>
              <w:spacing w:after="0" w:line="240" w:lineRule="auto"/>
              <w:rPr>
                <w:del w:id="22" w:author="Paolo T. Parone" w:date="2018-07-30T12:58:00Z"/>
                <w:b/>
                <w:sz w:val="20"/>
                <w:szCs w:val="20"/>
                <w:u w:val="single"/>
                <w:lang w:val="en-US"/>
              </w:rPr>
            </w:pPr>
            <w:del w:id="23" w:author="Paolo T. Parone" w:date="2018-07-30T12:58:00Z">
              <w:r w:rsidRPr="005B44F1" w:rsidDel="00E24397">
                <w:rPr>
                  <w:rFonts w:ascii="Calibri" w:eastAsia="Times New Roman" w:hAnsi="Calibri" w:cs="Times New Roman"/>
                  <w:b/>
                  <w:bCs/>
                  <w:color w:val="000000"/>
                  <w:sz w:val="20"/>
                  <w:szCs w:val="20"/>
                  <w:u w:val="single"/>
                </w:rPr>
                <w:delText>Proportionality</w:delText>
              </w:r>
              <w:r w:rsidR="00BF7B2D" w:rsidDel="00E24397">
                <w:rPr>
                  <w:rFonts w:ascii="Calibri" w:eastAsia="Times New Roman" w:hAnsi="Calibri" w:cs="Times New Roman"/>
                  <w:b/>
                  <w:bCs/>
                  <w:color w:val="000000"/>
                  <w:sz w:val="20"/>
                  <w:szCs w:val="20"/>
                  <w:u w:val="single"/>
                </w:rPr>
                <w:delText xml:space="preserve"> and Collection</w:delText>
              </w:r>
            </w:del>
          </w:p>
          <w:p w14:paraId="5D8B11F8" w14:textId="32C683CE" w:rsidR="003623B0" w:rsidDel="00E24397" w:rsidRDefault="003623B0" w:rsidP="003623B0">
            <w:pPr>
              <w:autoSpaceDE w:val="0"/>
              <w:autoSpaceDN w:val="0"/>
              <w:adjustRightInd w:val="0"/>
              <w:spacing w:after="0" w:line="240" w:lineRule="auto"/>
              <w:rPr>
                <w:del w:id="24" w:author="Paolo T. Parone" w:date="2018-07-30T12:58:00Z"/>
                <w:b/>
                <w:sz w:val="20"/>
                <w:szCs w:val="20"/>
                <w:u w:val="single"/>
                <w:lang w:val="en-US"/>
              </w:rPr>
            </w:pPr>
            <w:del w:id="25" w:author="Paolo T. Parone" w:date="2018-07-30T12:58:00Z">
              <w:r w:rsidDel="00E24397">
                <w:rPr>
                  <w:rFonts w:cstheme="minorHAnsi"/>
                  <w:sz w:val="20"/>
                  <w:szCs w:val="20"/>
                  <w:lang w:val="en-US"/>
                </w:rPr>
                <w:delText>E</w:delText>
              </w:r>
              <w:r w:rsidRPr="00034079" w:rsidDel="00E24397">
                <w:rPr>
                  <w:rFonts w:cstheme="minorHAnsi"/>
                  <w:sz w:val="20"/>
                  <w:szCs w:val="20"/>
                  <w:lang w:val="en-US"/>
                </w:rPr>
                <w:delText xml:space="preserve">xcessive </w:delText>
              </w:r>
              <w:r w:rsidDel="00E24397">
                <w:rPr>
                  <w:rFonts w:cstheme="minorHAnsi"/>
                  <w:sz w:val="20"/>
                  <w:szCs w:val="20"/>
                  <w:lang w:val="en-US"/>
                </w:rPr>
                <w:delText xml:space="preserve">collection of personal data </w:delText>
              </w:r>
              <w:r w:rsidRPr="00034079" w:rsidDel="00E24397">
                <w:rPr>
                  <w:rFonts w:cstheme="minorHAnsi"/>
                  <w:sz w:val="20"/>
                  <w:szCs w:val="20"/>
                  <w:lang w:val="en-US"/>
                </w:rPr>
                <w:delText xml:space="preserve">in relation to the purposes </w:delText>
              </w:r>
              <w:r w:rsidDel="00E24397">
                <w:rPr>
                  <w:rFonts w:cstheme="minorHAnsi"/>
                  <w:sz w:val="20"/>
                  <w:szCs w:val="20"/>
                  <w:lang w:val="en-US"/>
                </w:rPr>
                <w:delText xml:space="preserve">for which they are collected and </w:delText>
              </w:r>
              <w:r w:rsidRPr="00034079" w:rsidDel="00E24397">
                <w:rPr>
                  <w:rFonts w:cstheme="minorHAnsi"/>
                  <w:sz w:val="20"/>
                  <w:szCs w:val="20"/>
                  <w:lang w:val="en-US"/>
                </w:rPr>
                <w:delText>processed</w:delText>
              </w:r>
            </w:del>
          </w:p>
        </w:tc>
        <w:tc>
          <w:tcPr>
            <w:tcW w:w="321" w:type="pct"/>
            <w:vAlign w:val="center"/>
          </w:tcPr>
          <w:p w14:paraId="3B3D43BE" w14:textId="1D463B8E" w:rsidR="003623B0" w:rsidRPr="003623B0" w:rsidDel="00E24397" w:rsidRDefault="003623B0" w:rsidP="003623B0">
            <w:pPr>
              <w:tabs>
                <w:tab w:val="left" w:pos="180"/>
                <w:tab w:val="left" w:pos="990"/>
              </w:tabs>
              <w:spacing w:after="0"/>
              <w:jc w:val="center"/>
              <w:rPr>
                <w:del w:id="26" w:author="Paolo T. Parone" w:date="2018-07-30T12:58:00Z"/>
                <w:sz w:val="20"/>
                <w:szCs w:val="20"/>
              </w:rPr>
            </w:pPr>
            <w:del w:id="27" w:author="Paolo T. Parone" w:date="2018-07-30T12:58:00Z">
              <w:r w:rsidRPr="003623B0" w:rsidDel="00E24397">
                <w:rPr>
                  <w:sz w:val="20"/>
                  <w:szCs w:val="20"/>
                </w:rPr>
                <w:delText>4</w:delText>
              </w:r>
            </w:del>
          </w:p>
        </w:tc>
        <w:tc>
          <w:tcPr>
            <w:tcW w:w="353" w:type="pct"/>
            <w:vAlign w:val="center"/>
          </w:tcPr>
          <w:p w14:paraId="385C9209" w14:textId="5BCA2014" w:rsidR="003623B0" w:rsidRPr="003623B0" w:rsidDel="00E24397" w:rsidRDefault="003623B0" w:rsidP="003623B0">
            <w:pPr>
              <w:tabs>
                <w:tab w:val="left" w:pos="180"/>
                <w:tab w:val="left" w:pos="990"/>
              </w:tabs>
              <w:spacing w:after="0"/>
              <w:jc w:val="center"/>
              <w:rPr>
                <w:del w:id="28" w:author="Paolo T. Parone" w:date="2018-07-30T12:58:00Z"/>
                <w:sz w:val="20"/>
                <w:szCs w:val="20"/>
              </w:rPr>
            </w:pPr>
            <w:del w:id="29" w:author="Paolo T. Parone" w:date="2018-07-30T12:58:00Z">
              <w:r w:rsidRPr="003623B0" w:rsidDel="00E24397">
                <w:rPr>
                  <w:sz w:val="20"/>
                  <w:szCs w:val="20"/>
                </w:rPr>
                <w:delText>4</w:delText>
              </w:r>
            </w:del>
          </w:p>
        </w:tc>
        <w:tc>
          <w:tcPr>
            <w:tcW w:w="353" w:type="pct"/>
            <w:vAlign w:val="center"/>
          </w:tcPr>
          <w:p w14:paraId="525B3E15" w14:textId="780AD392" w:rsidR="003623B0" w:rsidRPr="003623B0" w:rsidDel="00E24397" w:rsidRDefault="003623B0" w:rsidP="003623B0">
            <w:pPr>
              <w:tabs>
                <w:tab w:val="left" w:pos="180"/>
                <w:tab w:val="left" w:pos="990"/>
              </w:tabs>
              <w:spacing w:after="0"/>
              <w:jc w:val="center"/>
              <w:rPr>
                <w:del w:id="30" w:author="Paolo T. Parone" w:date="2018-07-30T12:58:00Z"/>
                <w:sz w:val="20"/>
                <w:szCs w:val="20"/>
              </w:rPr>
            </w:pPr>
            <w:del w:id="31" w:author="Paolo T. Parone" w:date="2018-07-30T12:58:00Z">
              <w:r w:rsidRPr="003623B0" w:rsidDel="00E24397">
                <w:rPr>
                  <w:sz w:val="20"/>
                  <w:szCs w:val="20"/>
                </w:rPr>
                <w:delText>4</w:delText>
              </w:r>
            </w:del>
          </w:p>
        </w:tc>
        <w:tc>
          <w:tcPr>
            <w:tcW w:w="419" w:type="pct"/>
            <w:vAlign w:val="center"/>
          </w:tcPr>
          <w:p w14:paraId="11698B2A" w14:textId="4B807189" w:rsidR="003623B0" w:rsidRPr="0082206A" w:rsidDel="00E24397" w:rsidRDefault="003623B0" w:rsidP="003623B0">
            <w:pPr>
              <w:spacing w:after="0"/>
              <w:jc w:val="center"/>
              <w:rPr>
                <w:del w:id="32" w:author="Paolo T. Parone" w:date="2018-07-30T12:58:00Z"/>
                <w:rFonts w:cs="Cambria"/>
                <w:b/>
                <w:sz w:val="20"/>
                <w:szCs w:val="20"/>
              </w:rPr>
            </w:pPr>
            <w:del w:id="33" w:author="Paolo T. Parone" w:date="2018-07-30T12:58:00Z">
              <w:r w:rsidDel="00E24397">
                <w:rPr>
                  <w:rFonts w:cs="Cambria"/>
                  <w:b/>
                  <w:sz w:val="20"/>
                  <w:szCs w:val="20"/>
                </w:rPr>
                <w:delText>16 - High</w:delText>
              </w:r>
            </w:del>
          </w:p>
        </w:tc>
        <w:tc>
          <w:tcPr>
            <w:tcW w:w="413" w:type="pct"/>
            <w:vAlign w:val="center"/>
          </w:tcPr>
          <w:p w14:paraId="190C9471" w14:textId="539A17BC" w:rsidR="003623B0" w:rsidRPr="0082206A" w:rsidDel="00E24397" w:rsidRDefault="003623B0" w:rsidP="003623B0">
            <w:pPr>
              <w:spacing w:after="0"/>
              <w:jc w:val="center"/>
              <w:rPr>
                <w:del w:id="34" w:author="Paolo T. Parone" w:date="2018-07-30T12:58:00Z"/>
                <w:rFonts w:cs="Cambria"/>
                <w:b/>
                <w:sz w:val="20"/>
                <w:szCs w:val="20"/>
              </w:rPr>
            </w:pPr>
            <w:del w:id="35" w:author="Paolo T. Parone" w:date="2018-07-30T12:58:00Z">
              <w:r w:rsidDel="00E24397">
                <w:rPr>
                  <w:rFonts w:cs="Cambria"/>
                  <w:b/>
                  <w:sz w:val="20"/>
                  <w:szCs w:val="20"/>
                </w:rPr>
                <w:delText>16 - High</w:delText>
              </w:r>
            </w:del>
          </w:p>
        </w:tc>
      </w:tr>
      <w:tr w:rsidR="0006261E" w:rsidRPr="0082206A" w:rsidDel="00E24397" w14:paraId="004F2FA0" w14:textId="3457823B" w:rsidTr="00E24397">
        <w:trPr>
          <w:trHeight w:val="720"/>
          <w:del w:id="36" w:author="Paolo T. Parone" w:date="2018-07-30T12:58:00Z"/>
        </w:trPr>
        <w:tc>
          <w:tcPr>
            <w:tcW w:w="338" w:type="pct"/>
          </w:tcPr>
          <w:p w14:paraId="3A12665B" w14:textId="487B4326" w:rsidR="003623B0" w:rsidRPr="0082206A" w:rsidDel="00E24397" w:rsidRDefault="003623B0" w:rsidP="003623B0">
            <w:pPr>
              <w:spacing w:after="0"/>
              <w:jc w:val="center"/>
              <w:rPr>
                <w:del w:id="37" w:author="Paolo T. Parone" w:date="2018-07-30T12:58:00Z"/>
                <w:rFonts w:cs="Cambria"/>
                <w:b/>
                <w:sz w:val="20"/>
                <w:szCs w:val="20"/>
              </w:rPr>
            </w:pPr>
            <w:del w:id="38" w:author="Paolo T. Parone" w:date="2018-07-30T12:58:00Z">
              <w:r w:rsidDel="00E24397">
                <w:rPr>
                  <w:rFonts w:cs="Cambria"/>
                  <w:b/>
                  <w:sz w:val="20"/>
                  <w:szCs w:val="20"/>
                </w:rPr>
                <w:delText>05</w:delText>
              </w:r>
            </w:del>
          </w:p>
        </w:tc>
        <w:tc>
          <w:tcPr>
            <w:tcW w:w="455" w:type="pct"/>
          </w:tcPr>
          <w:p w14:paraId="6EED7DB5" w14:textId="3BCBD190" w:rsidR="003623B0" w:rsidRPr="0082206A" w:rsidDel="00E24397" w:rsidRDefault="003623B0" w:rsidP="003623B0">
            <w:pPr>
              <w:spacing w:after="0"/>
              <w:rPr>
                <w:del w:id="39" w:author="Paolo T. Parone" w:date="2018-07-30T12:58:00Z"/>
                <w:sz w:val="20"/>
                <w:szCs w:val="20"/>
              </w:rPr>
            </w:pPr>
          </w:p>
        </w:tc>
        <w:tc>
          <w:tcPr>
            <w:tcW w:w="2348" w:type="pct"/>
          </w:tcPr>
          <w:p w14:paraId="3F091752" w14:textId="6AA2025A" w:rsidR="003623B0" w:rsidRPr="009E6059" w:rsidDel="00E24397" w:rsidRDefault="003623B0" w:rsidP="003623B0">
            <w:pPr>
              <w:spacing w:after="0"/>
              <w:jc w:val="both"/>
              <w:rPr>
                <w:del w:id="40" w:author="Paolo T. Parone" w:date="2018-07-30T12:58:00Z"/>
                <w:b/>
                <w:bCs/>
                <w:sz w:val="20"/>
                <w:szCs w:val="20"/>
                <w:u w:val="single"/>
              </w:rPr>
            </w:pPr>
            <w:del w:id="41" w:author="Paolo T. Parone" w:date="2018-07-30T12:58:00Z">
              <w:r w:rsidRPr="009E6059" w:rsidDel="00E24397">
                <w:rPr>
                  <w:b/>
                  <w:bCs/>
                  <w:sz w:val="20"/>
                  <w:szCs w:val="20"/>
                  <w:u w:val="single"/>
                </w:rPr>
                <w:delText xml:space="preserve">Data Security – Technical </w:delText>
              </w:r>
            </w:del>
          </w:p>
          <w:p w14:paraId="27FC81FD" w14:textId="241FDC4A" w:rsidR="003623B0" w:rsidDel="00E24397" w:rsidRDefault="00F4369E" w:rsidP="003623B0">
            <w:pPr>
              <w:autoSpaceDE w:val="0"/>
              <w:autoSpaceDN w:val="0"/>
              <w:adjustRightInd w:val="0"/>
              <w:spacing w:after="0" w:line="240" w:lineRule="auto"/>
              <w:rPr>
                <w:del w:id="42" w:author="Paolo T. Parone" w:date="2018-07-30T12:58:00Z"/>
                <w:sz w:val="20"/>
                <w:szCs w:val="20"/>
                <w:lang w:val="en-US"/>
              </w:rPr>
            </w:pPr>
            <w:del w:id="43" w:author="Paolo T. Parone" w:date="2018-07-30T12:58:00Z">
              <w:r w:rsidDel="00E24397">
                <w:rPr>
                  <w:bCs/>
                  <w:sz w:val="20"/>
                  <w:szCs w:val="20"/>
                </w:rPr>
                <w:delText>Risk of leak or</w:delText>
              </w:r>
              <w:r w:rsidRPr="009E6059" w:rsidDel="00E24397">
                <w:rPr>
                  <w:bCs/>
                  <w:sz w:val="20"/>
                  <w:szCs w:val="20"/>
                </w:rPr>
                <w:delText xml:space="preserve"> breach of</w:delText>
              </w:r>
              <w:r w:rsidDel="00E24397">
                <w:rPr>
                  <w:bCs/>
                  <w:sz w:val="20"/>
                  <w:szCs w:val="20"/>
                </w:rPr>
                <w:delText xml:space="preserve"> privacy of</w:delText>
              </w:r>
              <w:r w:rsidRPr="009E6059" w:rsidDel="00E24397">
                <w:rPr>
                  <w:bCs/>
                  <w:sz w:val="20"/>
                  <w:szCs w:val="20"/>
                </w:rPr>
                <w:delText xml:space="preserve"> personal data maintained in databases and other storage devices due to insufficient technical security measures</w:delText>
              </w:r>
            </w:del>
          </w:p>
        </w:tc>
        <w:tc>
          <w:tcPr>
            <w:tcW w:w="321" w:type="pct"/>
            <w:vAlign w:val="center"/>
          </w:tcPr>
          <w:p w14:paraId="1D139CDB" w14:textId="06A29A1E" w:rsidR="003623B0" w:rsidRPr="003623B0" w:rsidDel="00E24397" w:rsidRDefault="003623B0" w:rsidP="003623B0">
            <w:pPr>
              <w:tabs>
                <w:tab w:val="left" w:pos="180"/>
                <w:tab w:val="left" w:pos="990"/>
              </w:tabs>
              <w:spacing w:after="0"/>
              <w:jc w:val="center"/>
              <w:rPr>
                <w:del w:id="44" w:author="Paolo T. Parone" w:date="2018-07-30T12:58:00Z"/>
                <w:sz w:val="20"/>
                <w:szCs w:val="20"/>
              </w:rPr>
            </w:pPr>
            <w:del w:id="45" w:author="Paolo T. Parone" w:date="2018-07-30T12:58:00Z">
              <w:r w:rsidRPr="003623B0" w:rsidDel="00E24397">
                <w:rPr>
                  <w:sz w:val="20"/>
                  <w:szCs w:val="20"/>
                </w:rPr>
                <w:delText>4</w:delText>
              </w:r>
            </w:del>
          </w:p>
        </w:tc>
        <w:tc>
          <w:tcPr>
            <w:tcW w:w="353" w:type="pct"/>
            <w:vAlign w:val="center"/>
          </w:tcPr>
          <w:p w14:paraId="14753E26" w14:textId="23461E04" w:rsidR="003623B0" w:rsidRPr="003623B0" w:rsidDel="00E24397" w:rsidRDefault="003623B0" w:rsidP="003623B0">
            <w:pPr>
              <w:tabs>
                <w:tab w:val="left" w:pos="180"/>
                <w:tab w:val="left" w:pos="990"/>
              </w:tabs>
              <w:spacing w:after="0"/>
              <w:jc w:val="center"/>
              <w:rPr>
                <w:del w:id="46" w:author="Paolo T. Parone" w:date="2018-07-30T12:58:00Z"/>
                <w:sz w:val="20"/>
                <w:szCs w:val="20"/>
              </w:rPr>
            </w:pPr>
            <w:del w:id="47" w:author="Paolo T. Parone" w:date="2018-07-30T12:58:00Z">
              <w:r w:rsidRPr="003623B0" w:rsidDel="00E24397">
                <w:rPr>
                  <w:sz w:val="20"/>
                  <w:szCs w:val="20"/>
                </w:rPr>
                <w:delText>4</w:delText>
              </w:r>
            </w:del>
          </w:p>
        </w:tc>
        <w:tc>
          <w:tcPr>
            <w:tcW w:w="353" w:type="pct"/>
            <w:vAlign w:val="center"/>
          </w:tcPr>
          <w:p w14:paraId="70DE014F" w14:textId="4537EFD1" w:rsidR="003623B0" w:rsidRPr="003623B0" w:rsidDel="00E24397" w:rsidRDefault="003623B0" w:rsidP="003623B0">
            <w:pPr>
              <w:tabs>
                <w:tab w:val="left" w:pos="180"/>
                <w:tab w:val="left" w:pos="990"/>
              </w:tabs>
              <w:spacing w:after="0"/>
              <w:jc w:val="center"/>
              <w:rPr>
                <w:del w:id="48" w:author="Paolo T. Parone" w:date="2018-07-30T12:58:00Z"/>
                <w:sz w:val="20"/>
                <w:szCs w:val="20"/>
              </w:rPr>
            </w:pPr>
            <w:del w:id="49" w:author="Paolo T. Parone" w:date="2018-07-30T12:58:00Z">
              <w:r w:rsidRPr="003623B0" w:rsidDel="00E24397">
                <w:rPr>
                  <w:sz w:val="20"/>
                  <w:szCs w:val="20"/>
                </w:rPr>
                <w:delText>4</w:delText>
              </w:r>
            </w:del>
          </w:p>
        </w:tc>
        <w:tc>
          <w:tcPr>
            <w:tcW w:w="419" w:type="pct"/>
            <w:vAlign w:val="center"/>
          </w:tcPr>
          <w:p w14:paraId="0FE514CF" w14:textId="7D37BF68" w:rsidR="003623B0" w:rsidRPr="0082206A" w:rsidDel="00E24397" w:rsidRDefault="003623B0" w:rsidP="003623B0">
            <w:pPr>
              <w:spacing w:after="0"/>
              <w:jc w:val="center"/>
              <w:rPr>
                <w:del w:id="50" w:author="Paolo T. Parone" w:date="2018-07-30T12:58:00Z"/>
                <w:rFonts w:cs="Cambria"/>
                <w:b/>
                <w:sz w:val="20"/>
                <w:szCs w:val="20"/>
              </w:rPr>
            </w:pPr>
            <w:del w:id="51" w:author="Paolo T. Parone" w:date="2018-07-30T12:58:00Z">
              <w:r w:rsidDel="00E24397">
                <w:rPr>
                  <w:rFonts w:cs="Cambria"/>
                  <w:b/>
                  <w:sz w:val="20"/>
                  <w:szCs w:val="20"/>
                </w:rPr>
                <w:delText>16 - High</w:delText>
              </w:r>
            </w:del>
          </w:p>
        </w:tc>
        <w:tc>
          <w:tcPr>
            <w:tcW w:w="413" w:type="pct"/>
            <w:vAlign w:val="center"/>
          </w:tcPr>
          <w:p w14:paraId="625C0C42" w14:textId="2CEDA81F" w:rsidR="003623B0" w:rsidRPr="0082206A" w:rsidDel="00E24397" w:rsidRDefault="003623B0" w:rsidP="003623B0">
            <w:pPr>
              <w:spacing w:after="0"/>
              <w:jc w:val="center"/>
              <w:rPr>
                <w:del w:id="52" w:author="Paolo T. Parone" w:date="2018-07-30T12:58:00Z"/>
                <w:rFonts w:cs="Cambria"/>
                <w:b/>
                <w:sz w:val="20"/>
                <w:szCs w:val="20"/>
              </w:rPr>
            </w:pPr>
            <w:del w:id="53" w:author="Paolo T. Parone" w:date="2018-07-30T12:58:00Z">
              <w:r w:rsidDel="00E24397">
                <w:rPr>
                  <w:rFonts w:cs="Cambria"/>
                  <w:b/>
                  <w:sz w:val="20"/>
                  <w:szCs w:val="20"/>
                </w:rPr>
                <w:delText>16 - High</w:delText>
              </w:r>
            </w:del>
          </w:p>
        </w:tc>
      </w:tr>
      <w:tr w:rsidR="0006261E" w:rsidRPr="0082206A" w14:paraId="403B7FC4" w14:textId="77777777" w:rsidTr="00E24397">
        <w:trPr>
          <w:trHeight w:val="720"/>
        </w:trPr>
        <w:tc>
          <w:tcPr>
            <w:tcW w:w="338" w:type="pct"/>
          </w:tcPr>
          <w:p w14:paraId="78E2B2F6" w14:textId="1C2BEA87" w:rsidR="003623B0" w:rsidRPr="0082206A" w:rsidRDefault="003623B0" w:rsidP="003623B0">
            <w:pPr>
              <w:spacing w:after="0"/>
              <w:jc w:val="center"/>
              <w:rPr>
                <w:rFonts w:cs="Cambria"/>
                <w:b/>
                <w:sz w:val="20"/>
                <w:szCs w:val="20"/>
              </w:rPr>
            </w:pPr>
            <w:r>
              <w:rPr>
                <w:rFonts w:cs="Cambria"/>
                <w:b/>
                <w:sz w:val="20"/>
                <w:szCs w:val="20"/>
              </w:rPr>
              <w:t>0</w:t>
            </w:r>
            <w:ins w:id="54" w:author="Paolo T. Parone" w:date="2018-07-30T12:58:00Z">
              <w:r w:rsidR="00E24397">
                <w:rPr>
                  <w:rFonts w:cs="Cambria"/>
                  <w:b/>
                  <w:sz w:val="20"/>
                  <w:szCs w:val="20"/>
                </w:rPr>
                <w:t>3</w:t>
              </w:r>
            </w:ins>
            <w:del w:id="55" w:author="Paolo T. Parone" w:date="2018-07-30T12:58:00Z">
              <w:r w:rsidDel="00E24397">
                <w:rPr>
                  <w:rFonts w:cs="Cambria"/>
                  <w:b/>
                  <w:sz w:val="20"/>
                  <w:szCs w:val="20"/>
                </w:rPr>
                <w:delText>6</w:delText>
              </w:r>
            </w:del>
          </w:p>
        </w:tc>
        <w:tc>
          <w:tcPr>
            <w:tcW w:w="455" w:type="pct"/>
          </w:tcPr>
          <w:p w14:paraId="2BF87D28" w14:textId="77777777" w:rsidR="003623B0" w:rsidRPr="0082206A" w:rsidRDefault="003623B0" w:rsidP="003623B0">
            <w:pPr>
              <w:spacing w:after="0"/>
              <w:rPr>
                <w:sz w:val="20"/>
                <w:szCs w:val="20"/>
              </w:rPr>
            </w:pPr>
          </w:p>
        </w:tc>
        <w:tc>
          <w:tcPr>
            <w:tcW w:w="2348" w:type="pct"/>
          </w:tcPr>
          <w:p w14:paraId="12DB6E54" w14:textId="5FFFC628" w:rsidR="003623B0" w:rsidRPr="00924467" w:rsidRDefault="003623B0" w:rsidP="003623B0">
            <w:pPr>
              <w:tabs>
                <w:tab w:val="left" w:pos="180"/>
                <w:tab w:val="left" w:pos="990"/>
              </w:tabs>
              <w:spacing w:after="0" w:line="240" w:lineRule="auto"/>
              <w:rPr>
                <w:b/>
                <w:sz w:val="20"/>
                <w:szCs w:val="20"/>
                <w:u w:val="single"/>
                <w:lang w:val="en-US"/>
              </w:rPr>
            </w:pPr>
            <w:r>
              <w:rPr>
                <w:b/>
                <w:sz w:val="20"/>
                <w:szCs w:val="20"/>
                <w:u w:val="single"/>
                <w:lang w:val="en-US"/>
              </w:rPr>
              <w:t>Transp</w:t>
            </w:r>
            <w:r w:rsidRPr="00924467">
              <w:rPr>
                <w:b/>
                <w:sz w:val="20"/>
                <w:szCs w:val="20"/>
                <w:u w:val="single"/>
                <w:lang w:val="en-US"/>
              </w:rPr>
              <w:t>arency</w:t>
            </w:r>
            <w:r w:rsidR="00BF7B2D">
              <w:rPr>
                <w:b/>
                <w:sz w:val="20"/>
                <w:szCs w:val="20"/>
                <w:u w:val="single"/>
                <w:lang w:val="en-US"/>
              </w:rPr>
              <w:t xml:space="preserve"> and Collection</w:t>
            </w:r>
          </w:p>
          <w:p w14:paraId="79E830DF" w14:textId="541D53F1" w:rsidR="003623B0" w:rsidRPr="00DB2F9A" w:rsidRDefault="003623B0" w:rsidP="00DB2F9A">
            <w:pPr>
              <w:spacing w:after="0"/>
              <w:jc w:val="both"/>
              <w:rPr>
                <w:b/>
                <w:bCs/>
                <w:sz w:val="20"/>
                <w:szCs w:val="20"/>
                <w:u w:val="single"/>
              </w:rPr>
            </w:pPr>
            <w:r>
              <w:rPr>
                <w:sz w:val="20"/>
                <w:szCs w:val="20"/>
                <w:lang w:val="en-US"/>
              </w:rPr>
              <w:t>Unauthorized collection and processing of personal data due to absence / lack of consent from the data subjects</w:t>
            </w:r>
          </w:p>
        </w:tc>
        <w:tc>
          <w:tcPr>
            <w:tcW w:w="321" w:type="pct"/>
            <w:vAlign w:val="center"/>
          </w:tcPr>
          <w:p w14:paraId="5BA7D06C" w14:textId="1885CE24" w:rsidR="003623B0" w:rsidRPr="003623B0" w:rsidRDefault="003623B0" w:rsidP="003623B0">
            <w:pPr>
              <w:tabs>
                <w:tab w:val="left" w:pos="180"/>
                <w:tab w:val="left" w:pos="990"/>
              </w:tabs>
              <w:spacing w:after="0"/>
              <w:jc w:val="center"/>
              <w:rPr>
                <w:sz w:val="20"/>
                <w:szCs w:val="20"/>
              </w:rPr>
            </w:pPr>
            <w:r w:rsidRPr="003623B0">
              <w:rPr>
                <w:sz w:val="20"/>
                <w:szCs w:val="20"/>
              </w:rPr>
              <w:t>4</w:t>
            </w:r>
          </w:p>
        </w:tc>
        <w:tc>
          <w:tcPr>
            <w:tcW w:w="353" w:type="pct"/>
            <w:vAlign w:val="center"/>
          </w:tcPr>
          <w:p w14:paraId="4FF3B159" w14:textId="60420CC0" w:rsidR="003623B0" w:rsidRPr="003623B0" w:rsidRDefault="003623B0" w:rsidP="003623B0">
            <w:pPr>
              <w:tabs>
                <w:tab w:val="left" w:pos="180"/>
                <w:tab w:val="left" w:pos="990"/>
              </w:tabs>
              <w:spacing w:after="0"/>
              <w:jc w:val="center"/>
              <w:rPr>
                <w:sz w:val="20"/>
                <w:szCs w:val="20"/>
              </w:rPr>
            </w:pPr>
            <w:r w:rsidRPr="003623B0">
              <w:rPr>
                <w:sz w:val="20"/>
                <w:szCs w:val="20"/>
              </w:rPr>
              <w:t>4</w:t>
            </w:r>
          </w:p>
        </w:tc>
        <w:tc>
          <w:tcPr>
            <w:tcW w:w="353" w:type="pct"/>
            <w:vAlign w:val="center"/>
          </w:tcPr>
          <w:p w14:paraId="52E795AC" w14:textId="60EFFB23" w:rsidR="003623B0" w:rsidRPr="003623B0" w:rsidRDefault="003623B0" w:rsidP="003623B0">
            <w:pPr>
              <w:tabs>
                <w:tab w:val="left" w:pos="180"/>
                <w:tab w:val="left" w:pos="990"/>
              </w:tabs>
              <w:spacing w:after="0"/>
              <w:jc w:val="center"/>
              <w:rPr>
                <w:sz w:val="20"/>
                <w:szCs w:val="20"/>
              </w:rPr>
            </w:pPr>
            <w:r w:rsidRPr="003623B0">
              <w:rPr>
                <w:sz w:val="20"/>
                <w:szCs w:val="20"/>
              </w:rPr>
              <w:t>4</w:t>
            </w:r>
          </w:p>
        </w:tc>
        <w:tc>
          <w:tcPr>
            <w:tcW w:w="419" w:type="pct"/>
            <w:vAlign w:val="center"/>
          </w:tcPr>
          <w:p w14:paraId="1965C85F" w14:textId="7182624D" w:rsidR="003623B0" w:rsidRPr="0082206A" w:rsidRDefault="003623B0" w:rsidP="003623B0">
            <w:pPr>
              <w:spacing w:after="0"/>
              <w:jc w:val="center"/>
              <w:rPr>
                <w:rFonts w:cs="Cambria"/>
                <w:b/>
                <w:sz w:val="20"/>
                <w:szCs w:val="20"/>
              </w:rPr>
            </w:pPr>
            <w:r>
              <w:rPr>
                <w:rFonts w:cs="Cambria"/>
                <w:b/>
                <w:sz w:val="20"/>
                <w:szCs w:val="20"/>
              </w:rPr>
              <w:t>16 - High</w:t>
            </w:r>
          </w:p>
        </w:tc>
        <w:tc>
          <w:tcPr>
            <w:tcW w:w="413" w:type="pct"/>
            <w:vAlign w:val="center"/>
          </w:tcPr>
          <w:p w14:paraId="70C492AA" w14:textId="32021617" w:rsidR="003623B0" w:rsidRPr="0082206A" w:rsidRDefault="003623B0" w:rsidP="003623B0">
            <w:pPr>
              <w:spacing w:after="0"/>
              <w:jc w:val="center"/>
              <w:rPr>
                <w:rFonts w:cs="Cambria"/>
                <w:b/>
                <w:sz w:val="20"/>
                <w:szCs w:val="20"/>
              </w:rPr>
            </w:pPr>
            <w:r>
              <w:rPr>
                <w:rFonts w:cs="Cambria"/>
                <w:b/>
                <w:sz w:val="20"/>
                <w:szCs w:val="20"/>
              </w:rPr>
              <w:t>16 - High</w:t>
            </w:r>
          </w:p>
        </w:tc>
      </w:tr>
      <w:tr w:rsidR="00E24397" w:rsidRPr="0082206A" w14:paraId="1AEF1946" w14:textId="77777777" w:rsidTr="00E24397">
        <w:trPr>
          <w:trHeight w:val="720"/>
          <w:ins w:id="56" w:author="Paolo T. Parone" w:date="2018-07-30T12:59:00Z"/>
        </w:trPr>
        <w:tc>
          <w:tcPr>
            <w:tcW w:w="338" w:type="pct"/>
          </w:tcPr>
          <w:p w14:paraId="7F84353A" w14:textId="77777777" w:rsidR="00E24397" w:rsidRPr="0082206A" w:rsidRDefault="00E24397" w:rsidP="004F0E61">
            <w:pPr>
              <w:spacing w:after="0"/>
              <w:jc w:val="center"/>
              <w:rPr>
                <w:ins w:id="57" w:author="Paolo T. Parone" w:date="2018-07-30T12:59:00Z"/>
                <w:rFonts w:cs="Cambria"/>
                <w:b/>
                <w:sz w:val="20"/>
                <w:szCs w:val="20"/>
              </w:rPr>
            </w:pPr>
            <w:ins w:id="58" w:author="Paolo T. Parone" w:date="2018-07-30T12:59:00Z">
              <w:r>
                <w:rPr>
                  <w:rFonts w:cs="Cambria"/>
                  <w:b/>
                  <w:sz w:val="20"/>
                  <w:szCs w:val="20"/>
                </w:rPr>
                <w:t>04</w:t>
              </w:r>
            </w:ins>
          </w:p>
        </w:tc>
        <w:tc>
          <w:tcPr>
            <w:tcW w:w="455" w:type="pct"/>
          </w:tcPr>
          <w:p w14:paraId="0DFB0083" w14:textId="77777777" w:rsidR="00E24397" w:rsidRPr="0082206A" w:rsidRDefault="00E24397" w:rsidP="004F0E61">
            <w:pPr>
              <w:spacing w:after="0"/>
              <w:rPr>
                <w:ins w:id="59" w:author="Paolo T. Parone" w:date="2018-07-30T12:59:00Z"/>
                <w:sz w:val="20"/>
                <w:szCs w:val="20"/>
              </w:rPr>
            </w:pPr>
          </w:p>
        </w:tc>
        <w:tc>
          <w:tcPr>
            <w:tcW w:w="2348" w:type="pct"/>
          </w:tcPr>
          <w:p w14:paraId="714F6BFE" w14:textId="77777777" w:rsidR="00E24397" w:rsidRPr="00CC1D39" w:rsidRDefault="00E24397" w:rsidP="004F0E61">
            <w:pPr>
              <w:tabs>
                <w:tab w:val="left" w:pos="180"/>
                <w:tab w:val="left" w:pos="990"/>
              </w:tabs>
              <w:spacing w:after="0" w:line="240" w:lineRule="auto"/>
              <w:rPr>
                <w:ins w:id="60" w:author="Paolo T. Parone" w:date="2018-07-30T12:59:00Z"/>
                <w:b/>
                <w:sz w:val="20"/>
                <w:szCs w:val="20"/>
                <w:u w:val="single"/>
                <w:lang w:val="en-US"/>
              </w:rPr>
            </w:pPr>
            <w:ins w:id="61" w:author="Paolo T. Parone" w:date="2018-07-30T12:59:00Z">
              <w:r w:rsidRPr="00CC1D39">
                <w:rPr>
                  <w:b/>
                  <w:sz w:val="20"/>
                  <w:szCs w:val="20"/>
                  <w:u w:val="single"/>
                  <w:lang w:val="en-US"/>
                </w:rPr>
                <w:t>Data Security</w:t>
              </w:r>
            </w:ins>
          </w:p>
          <w:p w14:paraId="0EEED747" w14:textId="77777777" w:rsidR="00E24397" w:rsidRPr="00CC1D39" w:rsidRDefault="00E24397" w:rsidP="004F0E61">
            <w:pPr>
              <w:tabs>
                <w:tab w:val="left" w:pos="180"/>
                <w:tab w:val="left" w:pos="990"/>
              </w:tabs>
              <w:spacing w:after="0" w:line="240" w:lineRule="auto"/>
              <w:rPr>
                <w:ins w:id="62" w:author="Paolo T. Parone" w:date="2018-07-30T12:59:00Z"/>
                <w:sz w:val="20"/>
                <w:szCs w:val="20"/>
                <w:lang w:val="en-US"/>
              </w:rPr>
            </w:pPr>
            <w:ins w:id="63" w:author="Paolo T. Parone" w:date="2018-07-30T12:59:00Z">
              <w:r>
                <w:rPr>
                  <w:sz w:val="20"/>
                  <w:szCs w:val="20"/>
                  <w:lang w:val="en-US"/>
                </w:rPr>
                <w:t>Risk of arising data security issue due to a</w:t>
              </w:r>
              <w:r w:rsidRPr="001C0CDB">
                <w:rPr>
                  <w:sz w:val="20"/>
                  <w:szCs w:val="20"/>
                  <w:lang w:val="en-US"/>
                </w:rPr>
                <w:t xml:space="preserve">bsence of or lack of data privacy provisions in </w:t>
              </w:r>
              <w:r>
                <w:rPr>
                  <w:sz w:val="20"/>
                  <w:szCs w:val="20"/>
                  <w:lang w:val="en-US"/>
                </w:rPr>
                <w:t>the D</w:t>
              </w:r>
              <w:r w:rsidRPr="001C0CDB">
                <w:rPr>
                  <w:sz w:val="20"/>
                  <w:szCs w:val="20"/>
                  <w:lang w:val="en-US"/>
                </w:rPr>
                <w:t xml:space="preserve">ata </w:t>
              </w:r>
              <w:r>
                <w:rPr>
                  <w:sz w:val="20"/>
                  <w:szCs w:val="20"/>
                  <w:lang w:val="en-US"/>
                </w:rPr>
                <w:t>S</w:t>
              </w:r>
              <w:r w:rsidRPr="001C0CDB">
                <w:rPr>
                  <w:sz w:val="20"/>
                  <w:szCs w:val="20"/>
                  <w:lang w:val="en-US"/>
                </w:rPr>
                <w:t xml:space="preserve">haring </w:t>
              </w:r>
              <w:r>
                <w:rPr>
                  <w:sz w:val="20"/>
                  <w:szCs w:val="20"/>
                  <w:lang w:val="en-US"/>
                </w:rPr>
                <w:t>A</w:t>
              </w:r>
              <w:r w:rsidRPr="001C0CDB">
                <w:rPr>
                  <w:sz w:val="20"/>
                  <w:szCs w:val="20"/>
                  <w:lang w:val="en-US"/>
                </w:rPr>
                <w:t>greement</w:t>
              </w:r>
              <w:r>
                <w:rPr>
                  <w:sz w:val="20"/>
                  <w:szCs w:val="20"/>
                  <w:lang w:val="en-US"/>
                </w:rPr>
                <w:t>s</w:t>
              </w:r>
              <w:r w:rsidRPr="001C0CDB">
                <w:rPr>
                  <w:sz w:val="20"/>
                  <w:szCs w:val="20"/>
                  <w:lang w:val="en-US"/>
                </w:rPr>
                <w:t xml:space="preserve"> with the Personal Information Processors</w:t>
              </w:r>
            </w:ins>
          </w:p>
        </w:tc>
        <w:tc>
          <w:tcPr>
            <w:tcW w:w="321" w:type="pct"/>
          </w:tcPr>
          <w:p w14:paraId="7BC576C3" w14:textId="77777777" w:rsidR="00E24397" w:rsidRPr="00DA55E6" w:rsidRDefault="00E24397" w:rsidP="004F0E61">
            <w:pPr>
              <w:tabs>
                <w:tab w:val="left" w:pos="180"/>
                <w:tab w:val="left" w:pos="990"/>
              </w:tabs>
              <w:spacing w:after="0"/>
              <w:jc w:val="center"/>
              <w:rPr>
                <w:ins w:id="64" w:author="Paolo T. Parone" w:date="2018-07-30T12:59:00Z"/>
                <w:sz w:val="20"/>
                <w:szCs w:val="20"/>
              </w:rPr>
            </w:pPr>
            <w:ins w:id="65" w:author="Paolo T. Parone" w:date="2018-07-30T12:59:00Z">
              <w:r>
                <w:rPr>
                  <w:sz w:val="20"/>
                  <w:szCs w:val="20"/>
                </w:rPr>
                <w:t>4</w:t>
              </w:r>
            </w:ins>
          </w:p>
        </w:tc>
        <w:tc>
          <w:tcPr>
            <w:tcW w:w="353" w:type="pct"/>
          </w:tcPr>
          <w:p w14:paraId="616A0AFA" w14:textId="77777777" w:rsidR="00E24397" w:rsidRPr="00DA55E6" w:rsidRDefault="00E24397" w:rsidP="004F0E61">
            <w:pPr>
              <w:tabs>
                <w:tab w:val="left" w:pos="180"/>
                <w:tab w:val="left" w:pos="990"/>
              </w:tabs>
              <w:spacing w:after="0"/>
              <w:jc w:val="center"/>
              <w:rPr>
                <w:ins w:id="66" w:author="Paolo T. Parone" w:date="2018-07-30T12:59:00Z"/>
                <w:sz w:val="20"/>
                <w:szCs w:val="20"/>
              </w:rPr>
            </w:pPr>
            <w:ins w:id="67" w:author="Paolo T. Parone" w:date="2018-07-30T12:59:00Z">
              <w:r>
                <w:rPr>
                  <w:sz w:val="20"/>
                  <w:szCs w:val="20"/>
                </w:rPr>
                <w:t>4</w:t>
              </w:r>
            </w:ins>
          </w:p>
        </w:tc>
        <w:tc>
          <w:tcPr>
            <w:tcW w:w="353" w:type="pct"/>
          </w:tcPr>
          <w:p w14:paraId="3C34077D" w14:textId="77777777" w:rsidR="00E24397" w:rsidRPr="00DA55E6" w:rsidRDefault="00E24397" w:rsidP="004F0E61">
            <w:pPr>
              <w:tabs>
                <w:tab w:val="left" w:pos="180"/>
                <w:tab w:val="left" w:pos="990"/>
              </w:tabs>
              <w:spacing w:after="0"/>
              <w:jc w:val="center"/>
              <w:rPr>
                <w:ins w:id="68" w:author="Paolo T. Parone" w:date="2018-07-30T12:59:00Z"/>
                <w:sz w:val="20"/>
                <w:szCs w:val="20"/>
              </w:rPr>
            </w:pPr>
            <w:ins w:id="69" w:author="Paolo T. Parone" w:date="2018-07-30T12:59:00Z">
              <w:r>
                <w:rPr>
                  <w:sz w:val="20"/>
                  <w:szCs w:val="20"/>
                </w:rPr>
                <w:t>3</w:t>
              </w:r>
            </w:ins>
          </w:p>
        </w:tc>
        <w:tc>
          <w:tcPr>
            <w:tcW w:w="419" w:type="pct"/>
          </w:tcPr>
          <w:p w14:paraId="33102B1D" w14:textId="77777777" w:rsidR="00E24397" w:rsidRPr="0082206A" w:rsidRDefault="00E24397" w:rsidP="004F0E61">
            <w:pPr>
              <w:spacing w:after="0"/>
              <w:jc w:val="center"/>
              <w:rPr>
                <w:ins w:id="70" w:author="Paolo T. Parone" w:date="2018-07-30T12:59:00Z"/>
                <w:rFonts w:cs="Cambria"/>
                <w:b/>
                <w:sz w:val="20"/>
                <w:szCs w:val="20"/>
              </w:rPr>
            </w:pPr>
            <w:ins w:id="71" w:author="Paolo T. Parone" w:date="2018-07-30T12:59:00Z">
              <w:r>
                <w:rPr>
                  <w:rFonts w:cs="Cambria"/>
                  <w:b/>
                  <w:sz w:val="20"/>
                  <w:szCs w:val="20"/>
                </w:rPr>
                <w:t>16 - High</w:t>
              </w:r>
            </w:ins>
          </w:p>
        </w:tc>
        <w:tc>
          <w:tcPr>
            <w:tcW w:w="413" w:type="pct"/>
          </w:tcPr>
          <w:p w14:paraId="0E52D62C" w14:textId="77777777" w:rsidR="00E24397" w:rsidRPr="0082206A" w:rsidRDefault="00E24397" w:rsidP="004F0E61">
            <w:pPr>
              <w:spacing w:after="0"/>
              <w:jc w:val="center"/>
              <w:rPr>
                <w:ins w:id="72" w:author="Paolo T. Parone" w:date="2018-07-30T12:59:00Z"/>
                <w:rFonts w:cs="Cambria"/>
                <w:b/>
                <w:sz w:val="20"/>
                <w:szCs w:val="20"/>
              </w:rPr>
            </w:pPr>
            <w:ins w:id="73" w:author="Paolo T. Parone" w:date="2018-07-30T12:59:00Z">
              <w:r>
                <w:rPr>
                  <w:rFonts w:cs="Cambria"/>
                  <w:b/>
                  <w:sz w:val="20"/>
                  <w:szCs w:val="20"/>
                </w:rPr>
                <w:t>12 - High</w:t>
              </w:r>
            </w:ins>
          </w:p>
        </w:tc>
      </w:tr>
      <w:tr w:rsidR="00E24397" w14:paraId="160B8A89" w14:textId="77777777" w:rsidTr="00E24397">
        <w:trPr>
          <w:trHeight w:val="720"/>
          <w:ins w:id="74" w:author="Paolo T. Parone" w:date="2018-07-30T12:59:00Z"/>
        </w:trPr>
        <w:tc>
          <w:tcPr>
            <w:tcW w:w="338" w:type="pct"/>
          </w:tcPr>
          <w:p w14:paraId="61A94A40" w14:textId="77777777" w:rsidR="00E24397" w:rsidRDefault="00E24397" w:rsidP="004F0E61">
            <w:pPr>
              <w:spacing w:after="0"/>
              <w:jc w:val="center"/>
              <w:rPr>
                <w:ins w:id="75" w:author="Paolo T. Parone" w:date="2018-07-30T12:59:00Z"/>
                <w:rFonts w:cs="Cambria"/>
                <w:b/>
                <w:sz w:val="20"/>
                <w:szCs w:val="20"/>
              </w:rPr>
            </w:pPr>
            <w:ins w:id="76" w:author="Paolo T. Parone" w:date="2018-07-30T12:59:00Z">
              <w:r>
                <w:rPr>
                  <w:rFonts w:cs="Cambria"/>
                  <w:b/>
                  <w:sz w:val="20"/>
                  <w:szCs w:val="20"/>
                </w:rPr>
                <w:t>05</w:t>
              </w:r>
            </w:ins>
          </w:p>
        </w:tc>
        <w:tc>
          <w:tcPr>
            <w:tcW w:w="455" w:type="pct"/>
          </w:tcPr>
          <w:p w14:paraId="36925F74" w14:textId="77777777" w:rsidR="00E24397" w:rsidRPr="0082206A" w:rsidRDefault="00E24397" w:rsidP="004F0E61">
            <w:pPr>
              <w:spacing w:after="0"/>
              <w:rPr>
                <w:ins w:id="77" w:author="Paolo T. Parone" w:date="2018-07-30T12:59:00Z"/>
                <w:sz w:val="20"/>
                <w:szCs w:val="20"/>
              </w:rPr>
            </w:pPr>
          </w:p>
        </w:tc>
        <w:tc>
          <w:tcPr>
            <w:tcW w:w="2348" w:type="pct"/>
          </w:tcPr>
          <w:p w14:paraId="2864B5B1" w14:textId="77777777" w:rsidR="00E24397" w:rsidRDefault="00E24397" w:rsidP="004F0E61">
            <w:pPr>
              <w:tabs>
                <w:tab w:val="left" w:pos="180"/>
                <w:tab w:val="left" w:pos="990"/>
              </w:tabs>
              <w:spacing w:after="0" w:line="240" w:lineRule="auto"/>
              <w:rPr>
                <w:ins w:id="78" w:author="Paolo T. Parone" w:date="2018-07-30T12:59:00Z"/>
                <w:sz w:val="20"/>
                <w:szCs w:val="20"/>
                <w:lang w:val="en-US"/>
              </w:rPr>
            </w:pPr>
            <w:ins w:id="79" w:author="Paolo T. Parone" w:date="2018-07-30T12:59:00Z">
              <w:r>
                <w:rPr>
                  <w:b/>
                  <w:sz w:val="20"/>
                  <w:szCs w:val="20"/>
                  <w:u w:val="single"/>
                  <w:lang w:val="en-US"/>
                </w:rPr>
                <w:t>Transparency</w:t>
              </w:r>
              <w:r>
                <w:rPr>
                  <w:sz w:val="20"/>
                  <w:szCs w:val="20"/>
                  <w:lang w:val="en-US"/>
                </w:rPr>
                <w:t xml:space="preserve"> </w:t>
              </w:r>
            </w:ins>
          </w:p>
          <w:p w14:paraId="3A9B04E4" w14:textId="4DDF2DE7" w:rsidR="00E24397" w:rsidRPr="0020543A" w:rsidRDefault="00E24397" w:rsidP="004F0E61">
            <w:pPr>
              <w:tabs>
                <w:tab w:val="left" w:pos="180"/>
                <w:tab w:val="left" w:pos="990"/>
              </w:tabs>
              <w:spacing w:after="0" w:line="240" w:lineRule="auto"/>
              <w:rPr>
                <w:ins w:id="80" w:author="Paolo T. Parone" w:date="2018-07-30T12:59:00Z"/>
                <w:sz w:val="20"/>
                <w:szCs w:val="20"/>
                <w:lang w:val="en-US"/>
              </w:rPr>
            </w:pPr>
            <w:ins w:id="81" w:author="Paolo T. Parone" w:date="2018-07-30T12:59:00Z">
              <w:r>
                <w:rPr>
                  <w:sz w:val="20"/>
                  <w:szCs w:val="20"/>
                  <w:lang w:val="en-US"/>
                </w:rPr>
                <w:t xml:space="preserve">Risk of arising transparency issue due to absence of contact details of Personal Information </w:t>
              </w:r>
              <w:proofErr w:type="gramStart"/>
              <w:r>
                <w:rPr>
                  <w:sz w:val="20"/>
                  <w:szCs w:val="20"/>
                  <w:lang w:val="en-US"/>
                </w:rPr>
                <w:t>Controllers(</w:t>
              </w:r>
              <w:proofErr w:type="gramEnd"/>
              <w:r>
                <w:rPr>
                  <w:sz w:val="20"/>
                  <w:szCs w:val="20"/>
                  <w:lang w:val="en-US"/>
                </w:rPr>
                <w:t>e.g. third</w:t>
              </w:r>
              <w:del w:id="82" w:author="Jorick Gamboa" w:date="2019-05-27T10:24:00Z">
                <w:r w:rsidDel="00BC29D9">
                  <w:rPr>
                    <w:sz w:val="20"/>
                    <w:szCs w:val="20"/>
                    <w:lang w:val="en-US"/>
                  </w:rPr>
                  <w:delText xml:space="preserve"> </w:delText>
                </w:r>
              </w:del>
            </w:ins>
            <w:ins w:id="83" w:author="Jorick Gamboa" w:date="2019-05-27T10:24:00Z">
              <w:r w:rsidR="00BC29D9">
                <w:rPr>
                  <w:sz w:val="20"/>
                  <w:szCs w:val="20"/>
                  <w:lang w:val="en-US"/>
                </w:rPr>
                <w:t>-</w:t>
              </w:r>
            </w:ins>
            <w:ins w:id="84" w:author="Paolo T. Parone" w:date="2018-07-30T12:59:00Z">
              <w:r>
                <w:rPr>
                  <w:sz w:val="20"/>
                  <w:szCs w:val="20"/>
                  <w:lang w:val="en-US"/>
                </w:rPr>
                <w:t>party insurance providers)</w:t>
              </w:r>
            </w:ins>
          </w:p>
        </w:tc>
        <w:tc>
          <w:tcPr>
            <w:tcW w:w="321" w:type="pct"/>
          </w:tcPr>
          <w:p w14:paraId="68178481" w14:textId="77777777" w:rsidR="00E24397" w:rsidRDefault="00E24397" w:rsidP="004F0E61">
            <w:pPr>
              <w:tabs>
                <w:tab w:val="left" w:pos="180"/>
                <w:tab w:val="left" w:pos="990"/>
              </w:tabs>
              <w:spacing w:after="0"/>
              <w:jc w:val="center"/>
              <w:rPr>
                <w:ins w:id="85" w:author="Paolo T. Parone" w:date="2018-07-30T12:59:00Z"/>
                <w:sz w:val="20"/>
                <w:szCs w:val="20"/>
              </w:rPr>
            </w:pPr>
            <w:ins w:id="86" w:author="Paolo T. Parone" w:date="2018-07-30T12:59:00Z">
              <w:r>
                <w:rPr>
                  <w:sz w:val="20"/>
                  <w:szCs w:val="20"/>
                </w:rPr>
                <w:t>4</w:t>
              </w:r>
            </w:ins>
          </w:p>
        </w:tc>
        <w:tc>
          <w:tcPr>
            <w:tcW w:w="353" w:type="pct"/>
          </w:tcPr>
          <w:p w14:paraId="6943355B" w14:textId="77777777" w:rsidR="00E24397" w:rsidRDefault="00E24397" w:rsidP="004F0E61">
            <w:pPr>
              <w:tabs>
                <w:tab w:val="left" w:pos="180"/>
                <w:tab w:val="left" w:pos="990"/>
              </w:tabs>
              <w:spacing w:after="0"/>
              <w:jc w:val="center"/>
              <w:rPr>
                <w:ins w:id="87" w:author="Paolo T. Parone" w:date="2018-07-30T12:59:00Z"/>
                <w:sz w:val="20"/>
                <w:szCs w:val="20"/>
              </w:rPr>
            </w:pPr>
            <w:ins w:id="88" w:author="Paolo T. Parone" w:date="2018-07-30T12:59:00Z">
              <w:r>
                <w:rPr>
                  <w:sz w:val="20"/>
                  <w:szCs w:val="20"/>
                </w:rPr>
                <w:t>2</w:t>
              </w:r>
            </w:ins>
          </w:p>
        </w:tc>
        <w:tc>
          <w:tcPr>
            <w:tcW w:w="353" w:type="pct"/>
          </w:tcPr>
          <w:p w14:paraId="5262E4DC" w14:textId="77777777" w:rsidR="00E24397" w:rsidRDefault="00E24397" w:rsidP="004F0E61">
            <w:pPr>
              <w:tabs>
                <w:tab w:val="left" w:pos="180"/>
                <w:tab w:val="left" w:pos="990"/>
              </w:tabs>
              <w:spacing w:after="0"/>
              <w:jc w:val="center"/>
              <w:rPr>
                <w:ins w:id="89" w:author="Paolo T. Parone" w:date="2018-07-30T12:59:00Z"/>
                <w:sz w:val="20"/>
                <w:szCs w:val="20"/>
              </w:rPr>
            </w:pPr>
            <w:ins w:id="90" w:author="Paolo T. Parone" w:date="2018-07-30T12:59:00Z">
              <w:r>
                <w:rPr>
                  <w:sz w:val="20"/>
                  <w:szCs w:val="20"/>
                </w:rPr>
                <w:t>1</w:t>
              </w:r>
            </w:ins>
          </w:p>
        </w:tc>
        <w:tc>
          <w:tcPr>
            <w:tcW w:w="419" w:type="pct"/>
          </w:tcPr>
          <w:p w14:paraId="36F2AEFA" w14:textId="77777777" w:rsidR="00E24397" w:rsidRDefault="00E24397" w:rsidP="004F0E61">
            <w:pPr>
              <w:spacing w:after="0"/>
              <w:jc w:val="center"/>
              <w:rPr>
                <w:ins w:id="91" w:author="Paolo T. Parone" w:date="2018-07-30T12:59:00Z"/>
                <w:rFonts w:cs="Cambria"/>
                <w:b/>
                <w:sz w:val="20"/>
                <w:szCs w:val="20"/>
              </w:rPr>
            </w:pPr>
            <w:ins w:id="92" w:author="Paolo T. Parone" w:date="2018-07-30T12:59:00Z">
              <w:r>
                <w:rPr>
                  <w:rFonts w:cs="Cambria"/>
                  <w:b/>
                  <w:sz w:val="20"/>
                  <w:szCs w:val="20"/>
                </w:rPr>
                <w:t>8 – Medium</w:t>
              </w:r>
            </w:ins>
          </w:p>
        </w:tc>
        <w:tc>
          <w:tcPr>
            <w:tcW w:w="413" w:type="pct"/>
          </w:tcPr>
          <w:p w14:paraId="172F8B9B" w14:textId="77777777" w:rsidR="00E24397" w:rsidRDefault="00E24397" w:rsidP="004F0E61">
            <w:pPr>
              <w:spacing w:after="0"/>
              <w:jc w:val="center"/>
              <w:rPr>
                <w:ins w:id="93" w:author="Paolo T. Parone" w:date="2018-07-30T12:59:00Z"/>
                <w:rFonts w:cs="Cambria"/>
                <w:b/>
                <w:sz w:val="20"/>
                <w:szCs w:val="20"/>
              </w:rPr>
            </w:pPr>
            <w:ins w:id="94" w:author="Paolo T. Parone" w:date="2018-07-30T12:59:00Z">
              <w:r>
                <w:rPr>
                  <w:rFonts w:cs="Cambria"/>
                  <w:b/>
                  <w:sz w:val="20"/>
                  <w:szCs w:val="20"/>
                </w:rPr>
                <w:t>4 - Low</w:t>
              </w:r>
            </w:ins>
          </w:p>
        </w:tc>
      </w:tr>
      <w:tr w:rsidR="0006261E" w:rsidRPr="0082206A" w:rsidDel="00E24397" w14:paraId="20E84AEA" w14:textId="2DA05793" w:rsidTr="00E24397">
        <w:trPr>
          <w:trHeight w:val="720"/>
          <w:del w:id="95" w:author="Paolo T. Parone" w:date="2018-07-30T12:58:00Z"/>
        </w:trPr>
        <w:tc>
          <w:tcPr>
            <w:tcW w:w="338" w:type="pct"/>
          </w:tcPr>
          <w:p w14:paraId="79F3CCB0" w14:textId="2E07DABB" w:rsidR="001D542C" w:rsidDel="00E24397" w:rsidRDefault="001D542C" w:rsidP="00F475BC">
            <w:pPr>
              <w:spacing w:after="0"/>
              <w:jc w:val="center"/>
              <w:rPr>
                <w:del w:id="96" w:author="Paolo T. Parone" w:date="2018-07-30T12:58:00Z"/>
                <w:rFonts w:cs="Cambria"/>
                <w:b/>
                <w:sz w:val="20"/>
                <w:szCs w:val="20"/>
              </w:rPr>
            </w:pPr>
            <w:del w:id="97" w:author="Paolo T. Parone" w:date="2018-07-30T12:58:00Z">
              <w:r w:rsidDel="00E24397">
                <w:rPr>
                  <w:rFonts w:cs="Cambria"/>
                  <w:b/>
                  <w:sz w:val="20"/>
                  <w:szCs w:val="20"/>
                </w:rPr>
                <w:delText>07</w:delText>
              </w:r>
            </w:del>
          </w:p>
        </w:tc>
        <w:tc>
          <w:tcPr>
            <w:tcW w:w="455" w:type="pct"/>
          </w:tcPr>
          <w:p w14:paraId="19006451" w14:textId="7E5F0AF3" w:rsidR="001D542C" w:rsidRPr="0082206A" w:rsidDel="00E24397" w:rsidRDefault="001D542C" w:rsidP="00F475BC">
            <w:pPr>
              <w:spacing w:after="0"/>
              <w:rPr>
                <w:del w:id="98" w:author="Paolo T. Parone" w:date="2018-07-30T12:58:00Z"/>
                <w:sz w:val="20"/>
                <w:szCs w:val="20"/>
              </w:rPr>
            </w:pPr>
          </w:p>
        </w:tc>
        <w:tc>
          <w:tcPr>
            <w:tcW w:w="2348" w:type="pct"/>
          </w:tcPr>
          <w:p w14:paraId="4A1C7062" w14:textId="2C4B0B5C" w:rsidR="001D542C" w:rsidRPr="00CC1D39" w:rsidDel="00E24397" w:rsidRDefault="001D542C" w:rsidP="00F475BC">
            <w:pPr>
              <w:tabs>
                <w:tab w:val="left" w:pos="180"/>
                <w:tab w:val="left" w:pos="990"/>
              </w:tabs>
              <w:spacing w:after="0" w:line="240" w:lineRule="auto"/>
              <w:rPr>
                <w:del w:id="99" w:author="Paolo T. Parone" w:date="2018-07-30T12:58:00Z"/>
                <w:b/>
                <w:sz w:val="20"/>
                <w:szCs w:val="20"/>
                <w:u w:val="single"/>
                <w:lang w:val="en-US"/>
              </w:rPr>
            </w:pPr>
            <w:del w:id="100" w:author="Paolo T. Parone" w:date="2018-07-30T12:58:00Z">
              <w:r w:rsidRPr="00CC1D39" w:rsidDel="00E24397">
                <w:rPr>
                  <w:b/>
                  <w:sz w:val="20"/>
                  <w:szCs w:val="20"/>
                  <w:u w:val="single"/>
                  <w:lang w:val="en-US"/>
                </w:rPr>
                <w:delText>Transparency</w:delText>
              </w:r>
            </w:del>
          </w:p>
          <w:p w14:paraId="3F152BF3" w14:textId="302CC94A" w:rsidR="001D542C" w:rsidRPr="00CC1D39" w:rsidDel="00E24397" w:rsidRDefault="00B8023E" w:rsidP="005271F3">
            <w:pPr>
              <w:tabs>
                <w:tab w:val="left" w:pos="180"/>
                <w:tab w:val="left" w:pos="990"/>
              </w:tabs>
              <w:spacing w:after="0" w:line="240" w:lineRule="auto"/>
              <w:rPr>
                <w:del w:id="101" w:author="Paolo T. Parone" w:date="2018-07-30T12:58:00Z"/>
                <w:b/>
                <w:sz w:val="20"/>
                <w:szCs w:val="20"/>
                <w:u w:val="single"/>
                <w:lang w:val="en-US"/>
              </w:rPr>
            </w:pPr>
            <w:del w:id="102" w:author="Paolo T. Parone" w:date="2018-07-30T12:58:00Z">
              <w:r w:rsidDel="00E24397">
                <w:rPr>
                  <w:sz w:val="20"/>
                  <w:szCs w:val="20"/>
                  <w:lang w:val="en-US"/>
                </w:rPr>
                <w:delText>Risk of</w:delText>
              </w:r>
              <w:r w:rsidR="00707701" w:rsidDel="00E24397">
                <w:rPr>
                  <w:sz w:val="20"/>
                  <w:szCs w:val="20"/>
                  <w:lang w:val="en-US"/>
                </w:rPr>
                <w:delText xml:space="preserve"> arising</w:delText>
              </w:r>
              <w:r w:rsidDel="00E24397">
                <w:rPr>
                  <w:sz w:val="20"/>
                  <w:szCs w:val="20"/>
                  <w:lang w:val="en-US"/>
                </w:rPr>
                <w:delText xml:space="preserve"> </w:delText>
              </w:r>
              <w:r w:rsidR="00707701" w:rsidDel="00E24397">
                <w:rPr>
                  <w:sz w:val="20"/>
                  <w:szCs w:val="20"/>
                  <w:lang w:val="en-US"/>
                </w:rPr>
                <w:delText xml:space="preserve">transparency issues due to </w:delText>
              </w:r>
              <w:r w:rsidDel="00E24397">
                <w:rPr>
                  <w:sz w:val="20"/>
                  <w:szCs w:val="20"/>
                  <w:lang w:val="en-US"/>
                </w:rPr>
                <w:delText>a</w:delText>
              </w:r>
              <w:r w:rsidR="001D542C" w:rsidRPr="00CC1D39" w:rsidDel="00E24397">
                <w:rPr>
                  <w:sz w:val="20"/>
                  <w:szCs w:val="20"/>
                  <w:lang w:val="en-US"/>
                </w:rPr>
                <w:delText>bsence of banner related to monitoring the activities of data subjects by capturing video footage through security cameras (e.g., CCTV)</w:delText>
              </w:r>
            </w:del>
          </w:p>
        </w:tc>
        <w:tc>
          <w:tcPr>
            <w:tcW w:w="321" w:type="pct"/>
            <w:shd w:val="clear" w:color="auto" w:fill="auto"/>
            <w:vAlign w:val="center"/>
          </w:tcPr>
          <w:p w14:paraId="2A43EFC8" w14:textId="571E5903" w:rsidR="001D542C" w:rsidRPr="00DA55E6" w:rsidDel="00E24397" w:rsidRDefault="001D542C" w:rsidP="00F475BC">
            <w:pPr>
              <w:tabs>
                <w:tab w:val="left" w:pos="180"/>
                <w:tab w:val="left" w:pos="990"/>
              </w:tabs>
              <w:spacing w:after="0"/>
              <w:jc w:val="center"/>
              <w:rPr>
                <w:del w:id="103" w:author="Paolo T. Parone" w:date="2018-07-30T12:58:00Z"/>
                <w:sz w:val="20"/>
                <w:szCs w:val="20"/>
              </w:rPr>
            </w:pPr>
            <w:del w:id="104" w:author="Paolo T. Parone" w:date="2018-07-30T12:58:00Z">
              <w:r w:rsidRPr="003623B0" w:rsidDel="00E24397">
                <w:rPr>
                  <w:sz w:val="20"/>
                  <w:szCs w:val="20"/>
                </w:rPr>
                <w:delText>4</w:delText>
              </w:r>
            </w:del>
          </w:p>
        </w:tc>
        <w:tc>
          <w:tcPr>
            <w:tcW w:w="353" w:type="pct"/>
            <w:shd w:val="clear" w:color="auto" w:fill="auto"/>
            <w:vAlign w:val="center"/>
          </w:tcPr>
          <w:p w14:paraId="0B5291B8" w14:textId="20963973" w:rsidR="001D542C" w:rsidRPr="00DA55E6" w:rsidDel="00E24397" w:rsidRDefault="001D542C" w:rsidP="00F475BC">
            <w:pPr>
              <w:tabs>
                <w:tab w:val="left" w:pos="180"/>
                <w:tab w:val="left" w:pos="990"/>
              </w:tabs>
              <w:spacing w:after="0"/>
              <w:jc w:val="center"/>
              <w:rPr>
                <w:del w:id="105" w:author="Paolo T. Parone" w:date="2018-07-30T12:58:00Z"/>
                <w:sz w:val="20"/>
                <w:szCs w:val="20"/>
              </w:rPr>
            </w:pPr>
            <w:del w:id="106" w:author="Paolo T. Parone" w:date="2018-07-30T12:58:00Z">
              <w:r w:rsidRPr="003623B0" w:rsidDel="00E24397">
                <w:rPr>
                  <w:sz w:val="20"/>
                  <w:szCs w:val="20"/>
                </w:rPr>
                <w:delText>4</w:delText>
              </w:r>
            </w:del>
          </w:p>
        </w:tc>
        <w:tc>
          <w:tcPr>
            <w:tcW w:w="353" w:type="pct"/>
            <w:shd w:val="clear" w:color="auto" w:fill="auto"/>
            <w:vAlign w:val="center"/>
          </w:tcPr>
          <w:p w14:paraId="79ACECF3" w14:textId="6F5216EC" w:rsidR="001D542C" w:rsidRPr="00DA55E6" w:rsidDel="00E24397" w:rsidRDefault="001D542C" w:rsidP="00F475BC">
            <w:pPr>
              <w:tabs>
                <w:tab w:val="left" w:pos="180"/>
                <w:tab w:val="left" w:pos="990"/>
              </w:tabs>
              <w:spacing w:after="0"/>
              <w:jc w:val="center"/>
              <w:rPr>
                <w:del w:id="107" w:author="Paolo T. Parone" w:date="2018-07-30T12:58:00Z"/>
                <w:sz w:val="20"/>
                <w:szCs w:val="20"/>
              </w:rPr>
            </w:pPr>
            <w:del w:id="108" w:author="Paolo T. Parone" w:date="2018-07-30T12:58:00Z">
              <w:r w:rsidRPr="003623B0" w:rsidDel="00E24397">
                <w:rPr>
                  <w:sz w:val="20"/>
                  <w:szCs w:val="20"/>
                </w:rPr>
                <w:delText>4</w:delText>
              </w:r>
            </w:del>
          </w:p>
        </w:tc>
        <w:tc>
          <w:tcPr>
            <w:tcW w:w="419" w:type="pct"/>
            <w:shd w:val="clear" w:color="auto" w:fill="auto"/>
            <w:vAlign w:val="center"/>
          </w:tcPr>
          <w:p w14:paraId="7A0B0D73" w14:textId="1613AE6C" w:rsidR="001D542C" w:rsidRPr="0082206A" w:rsidDel="00E24397" w:rsidRDefault="001D542C" w:rsidP="00F475BC">
            <w:pPr>
              <w:spacing w:after="0"/>
              <w:jc w:val="center"/>
              <w:rPr>
                <w:del w:id="109" w:author="Paolo T. Parone" w:date="2018-07-30T12:58:00Z"/>
                <w:rFonts w:cs="Cambria"/>
                <w:b/>
                <w:sz w:val="20"/>
                <w:szCs w:val="20"/>
              </w:rPr>
            </w:pPr>
            <w:del w:id="110" w:author="Paolo T. Parone" w:date="2018-07-30T12:58:00Z">
              <w:r w:rsidDel="00E24397">
                <w:rPr>
                  <w:rFonts w:cs="Cambria"/>
                  <w:b/>
                  <w:sz w:val="20"/>
                  <w:szCs w:val="20"/>
                </w:rPr>
                <w:delText>16 - High</w:delText>
              </w:r>
            </w:del>
          </w:p>
        </w:tc>
        <w:tc>
          <w:tcPr>
            <w:tcW w:w="413" w:type="pct"/>
            <w:shd w:val="clear" w:color="auto" w:fill="auto"/>
            <w:vAlign w:val="center"/>
          </w:tcPr>
          <w:p w14:paraId="150FF9A1" w14:textId="6DF36616" w:rsidR="001D542C" w:rsidRPr="0082206A" w:rsidDel="00E24397" w:rsidRDefault="001D542C" w:rsidP="00F475BC">
            <w:pPr>
              <w:spacing w:after="0"/>
              <w:jc w:val="center"/>
              <w:rPr>
                <w:del w:id="111" w:author="Paolo T. Parone" w:date="2018-07-30T12:58:00Z"/>
                <w:rFonts w:cs="Cambria"/>
                <w:b/>
                <w:sz w:val="20"/>
                <w:szCs w:val="20"/>
              </w:rPr>
            </w:pPr>
            <w:del w:id="112" w:author="Paolo T. Parone" w:date="2018-07-30T12:58:00Z">
              <w:r w:rsidDel="00E24397">
                <w:rPr>
                  <w:rFonts w:cs="Cambria"/>
                  <w:b/>
                  <w:sz w:val="20"/>
                  <w:szCs w:val="20"/>
                </w:rPr>
                <w:delText>16 - High</w:delText>
              </w:r>
            </w:del>
          </w:p>
        </w:tc>
      </w:tr>
      <w:tr w:rsidR="0006261E" w:rsidRPr="0082206A" w:rsidDel="00E24397" w14:paraId="68A03F85" w14:textId="7164FD15" w:rsidTr="00E24397">
        <w:trPr>
          <w:trHeight w:val="720"/>
          <w:del w:id="113" w:author="Paolo T. Parone" w:date="2018-07-30T12:58:00Z"/>
        </w:trPr>
        <w:tc>
          <w:tcPr>
            <w:tcW w:w="338" w:type="pct"/>
          </w:tcPr>
          <w:p w14:paraId="2E2B6EC3" w14:textId="3CFFCDF5" w:rsidR="00A5380D" w:rsidDel="00E24397" w:rsidRDefault="00A5380D" w:rsidP="008E6516">
            <w:pPr>
              <w:spacing w:after="0"/>
              <w:jc w:val="center"/>
              <w:rPr>
                <w:del w:id="114" w:author="Paolo T. Parone" w:date="2018-07-30T12:58:00Z"/>
                <w:rFonts w:cs="Cambria"/>
                <w:b/>
                <w:sz w:val="20"/>
                <w:szCs w:val="20"/>
              </w:rPr>
            </w:pPr>
            <w:del w:id="115" w:author="Paolo T. Parone" w:date="2018-07-30T12:58:00Z">
              <w:r w:rsidDel="00E24397">
                <w:rPr>
                  <w:rFonts w:cs="Cambria"/>
                  <w:b/>
                  <w:sz w:val="20"/>
                  <w:szCs w:val="20"/>
                </w:rPr>
                <w:delText>08</w:delText>
              </w:r>
            </w:del>
          </w:p>
        </w:tc>
        <w:tc>
          <w:tcPr>
            <w:tcW w:w="455" w:type="pct"/>
          </w:tcPr>
          <w:p w14:paraId="534502FC" w14:textId="3C8D177B" w:rsidR="00A5380D" w:rsidRPr="0082206A" w:rsidDel="00E24397" w:rsidRDefault="00A5380D" w:rsidP="00F475BC">
            <w:pPr>
              <w:spacing w:after="0"/>
              <w:rPr>
                <w:del w:id="116" w:author="Paolo T. Parone" w:date="2018-07-30T12:58:00Z"/>
                <w:sz w:val="20"/>
                <w:szCs w:val="20"/>
              </w:rPr>
            </w:pPr>
          </w:p>
        </w:tc>
        <w:tc>
          <w:tcPr>
            <w:tcW w:w="2348" w:type="pct"/>
          </w:tcPr>
          <w:p w14:paraId="353445E3" w14:textId="770D0791" w:rsidR="00A5380D" w:rsidRPr="00CC1D39" w:rsidDel="00E24397" w:rsidRDefault="00A5380D" w:rsidP="00F475BC">
            <w:pPr>
              <w:tabs>
                <w:tab w:val="left" w:pos="180"/>
                <w:tab w:val="left" w:pos="990"/>
              </w:tabs>
              <w:spacing w:after="0" w:line="240" w:lineRule="auto"/>
              <w:rPr>
                <w:del w:id="117" w:author="Paolo T. Parone" w:date="2018-07-30T12:58:00Z"/>
                <w:b/>
                <w:sz w:val="20"/>
                <w:szCs w:val="20"/>
                <w:u w:val="single"/>
                <w:lang w:val="en-US"/>
              </w:rPr>
            </w:pPr>
            <w:del w:id="118" w:author="Paolo T. Parone" w:date="2018-07-30T12:58:00Z">
              <w:r w:rsidRPr="00CC1D39" w:rsidDel="00E24397">
                <w:rPr>
                  <w:b/>
                  <w:sz w:val="20"/>
                  <w:szCs w:val="20"/>
                  <w:u w:val="single"/>
                  <w:lang w:val="en-US"/>
                </w:rPr>
                <w:delText>Data Security</w:delText>
              </w:r>
            </w:del>
          </w:p>
          <w:p w14:paraId="199056B7" w14:textId="00AC42F3" w:rsidR="00A5380D" w:rsidRPr="00CC1D39" w:rsidDel="00E24397" w:rsidRDefault="00707701" w:rsidP="00F475BC">
            <w:pPr>
              <w:tabs>
                <w:tab w:val="left" w:pos="180"/>
                <w:tab w:val="left" w:pos="990"/>
              </w:tabs>
              <w:spacing w:after="0" w:line="240" w:lineRule="auto"/>
              <w:rPr>
                <w:del w:id="119" w:author="Paolo T. Parone" w:date="2018-07-30T12:58:00Z"/>
                <w:b/>
                <w:sz w:val="20"/>
                <w:szCs w:val="20"/>
                <w:u w:val="single"/>
                <w:lang w:val="en-US"/>
              </w:rPr>
            </w:pPr>
            <w:del w:id="120" w:author="Paolo T. Parone" w:date="2018-07-30T12:58:00Z">
              <w:r w:rsidDel="00E24397">
                <w:rPr>
                  <w:sz w:val="20"/>
                  <w:szCs w:val="20"/>
                  <w:lang w:val="en-US"/>
                </w:rPr>
                <w:delText>Risk of arising data security issues due to a</w:delText>
              </w:r>
              <w:r w:rsidR="00A5380D" w:rsidRPr="00BD5A0B" w:rsidDel="00E24397">
                <w:rPr>
                  <w:sz w:val="20"/>
                  <w:szCs w:val="20"/>
                  <w:lang w:val="en-US"/>
                </w:rPr>
                <w:delText>bsence of Information Security Policies or Programs</w:delText>
              </w:r>
            </w:del>
          </w:p>
        </w:tc>
        <w:tc>
          <w:tcPr>
            <w:tcW w:w="321" w:type="pct"/>
            <w:shd w:val="clear" w:color="auto" w:fill="auto"/>
            <w:vAlign w:val="center"/>
          </w:tcPr>
          <w:p w14:paraId="515B63CD" w14:textId="38B09422" w:rsidR="00A5380D" w:rsidRPr="00DA55E6" w:rsidDel="00E24397" w:rsidRDefault="00FE3E70" w:rsidP="00F475BC">
            <w:pPr>
              <w:tabs>
                <w:tab w:val="left" w:pos="180"/>
                <w:tab w:val="left" w:pos="990"/>
              </w:tabs>
              <w:spacing w:after="0"/>
              <w:jc w:val="center"/>
              <w:rPr>
                <w:del w:id="121" w:author="Paolo T. Parone" w:date="2018-07-30T12:58:00Z"/>
                <w:sz w:val="20"/>
                <w:szCs w:val="20"/>
              </w:rPr>
            </w:pPr>
            <w:del w:id="122" w:author="Paolo T. Parone" w:date="2018-07-30T12:58:00Z">
              <w:r w:rsidDel="00E24397">
                <w:rPr>
                  <w:sz w:val="20"/>
                  <w:szCs w:val="20"/>
                </w:rPr>
                <w:delText>4</w:delText>
              </w:r>
            </w:del>
          </w:p>
        </w:tc>
        <w:tc>
          <w:tcPr>
            <w:tcW w:w="353" w:type="pct"/>
            <w:shd w:val="clear" w:color="auto" w:fill="auto"/>
            <w:vAlign w:val="center"/>
          </w:tcPr>
          <w:p w14:paraId="3A108797" w14:textId="631A6DC0" w:rsidR="00A5380D" w:rsidRPr="00DA55E6" w:rsidDel="00E24397" w:rsidRDefault="00FE3E70" w:rsidP="00F475BC">
            <w:pPr>
              <w:tabs>
                <w:tab w:val="left" w:pos="180"/>
                <w:tab w:val="left" w:pos="990"/>
              </w:tabs>
              <w:spacing w:after="0"/>
              <w:jc w:val="center"/>
              <w:rPr>
                <w:del w:id="123" w:author="Paolo T. Parone" w:date="2018-07-30T12:58:00Z"/>
                <w:sz w:val="20"/>
                <w:szCs w:val="20"/>
              </w:rPr>
            </w:pPr>
            <w:del w:id="124" w:author="Paolo T. Parone" w:date="2018-07-30T12:58:00Z">
              <w:r w:rsidDel="00E24397">
                <w:rPr>
                  <w:sz w:val="20"/>
                  <w:szCs w:val="20"/>
                </w:rPr>
                <w:delText>4</w:delText>
              </w:r>
            </w:del>
          </w:p>
        </w:tc>
        <w:tc>
          <w:tcPr>
            <w:tcW w:w="353" w:type="pct"/>
            <w:shd w:val="clear" w:color="auto" w:fill="auto"/>
            <w:vAlign w:val="center"/>
          </w:tcPr>
          <w:p w14:paraId="272E76B6" w14:textId="5098568A" w:rsidR="00A5380D" w:rsidRPr="00DA55E6" w:rsidDel="00E24397" w:rsidRDefault="00FE3E70" w:rsidP="00F475BC">
            <w:pPr>
              <w:tabs>
                <w:tab w:val="left" w:pos="180"/>
                <w:tab w:val="left" w:pos="990"/>
              </w:tabs>
              <w:spacing w:after="0"/>
              <w:jc w:val="center"/>
              <w:rPr>
                <w:del w:id="125" w:author="Paolo T. Parone" w:date="2018-07-30T12:58:00Z"/>
                <w:sz w:val="20"/>
                <w:szCs w:val="20"/>
              </w:rPr>
            </w:pPr>
            <w:del w:id="126" w:author="Paolo T. Parone" w:date="2018-07-30T12:58:00Z">
              <w:r w:rsidDel="00E24397">
                <w:rPr>
                  <w:sz w:val="20"/>
                  <w:szCs w:val="20"/>
                </w:rPr>
                <w:delText>4</w:delText>
              </w:r>
            </w:del>
          </w:p>
        </w:tc>
        <w:tc>
          <w:tcPr>
            <w:tcW w:w="419" w:type="pct"/>
            <w:shd w:val="clear" w:color="auto" w:fill="auto"/>
            <w:vAlign w:val="center"/>
          </w:tcPr>
          <w:p w14:paraId="3C8CE934" w14:textId="5864400F" w:rsidR="00A5380D" w:rsidRPr="0082206A" w:rsidDel="00E24397" w:rsidRDefault="00FE3E70" w:rsidP="00F475BC">
            <w:pPr>
              <w:spacing w:after="0"/>
              <w:jc w:val="center"/>
              <w:rPr>
                <w:del w:id="127" w:author="Paolo T. Parone" w:date="2018-07-30T12:58:00Z"/>
                <w:rFonts w:cs="Cambria"/>
                <w:b/>
                <w:sz w:val="20"/>
                <w:szCs w:val="20"/>
              </w:rPr>
            </w:pPr>
            <w:del w:id="128" w:author="Paolo T. Parone" w:date="2018-07-30T12:58:00Z">
              <w:r w:rsidDel="00E24397">
                <w:rPr>
                  <w:rFonts w:cs="Cambria"/>
                  <w:b/>
                  <w:sz w:val="20"/>
                  <w:szCs w:val="20"/>
                </w:rPr>
                <w:delText>16 - High</w:delText>
              </w:r>
            </w:del>
          </w:p>
        </w:tc>
        <w:tc>
          <w:tcPr>
            <w:tcW w:w="413" w:type="pct"/>
            <w:shd w:val="clear" w:color="auto" w:fill="auto"/>
            <w:vAlign w:val="center"/>
          </w:tcPr>
          <w:p w14:paraId="04DB3581" w14:textId="5B734D2F" w:rsidR="00A5380D" w:rsidRPr="0082206A" w:rsidDel="00E24397" w:rsidRDefault="00FE3E70" w:rsidP="00F475BC">
            <w:pPr>
              <w:spacing w:after="0"/>
              <w:jc w:val="center"/>
              <w:rPr>
                <w:del w:id="129" w:author="Paolo T. Parone" w:date="2018-07-30T12:58:00Z"/>
                <w:rFonts w:cs="Cambria"/>
                <w:b/>
                <w:sz w:val="20"/>
                <w:szCs w:val="20"/>
              </w:rPr>
            </w:pPr>
            <w:del w:id="130" w:author="Paolo T. Parone" w:date="2018-07-30T12:58:00Z">
              <w:r w:rsidDel="00E24397">
                <w:rPr>
                  <w:rFonts w:cs="Cambria"/>
                  <w:b/>
                  <w:sz w:val="20"/>
                  <w:szCs w:val="20"/>
                </w:rPr>
                <w:delText>16 - High</w:delText>
              </w:r>
            </w:del>
          </w:p>
        </w:tc>
      </w:tr>
      <w:tr w:rsidR="0006261E" w:rsidRPr="0082206A" w:rsidDel="00E24397" w14:paraId="1D7129E1" w14:textId="5B57466C" w:rsidTr="00E24397">
        <w:trPr>
          <w:trHeight w:val="720"/>
          <w:del w:id="131" w:author="Paolo T. Parone" w:date="2018-07-30T12:58:00Z"/>
        </w:trPr>
        <w:tc>
          <w:tcPr>
            <w:tcW w:w="338" w:type="pct"/>
          </w:tcPr>
          <w:p w14:paraId="66B1D138" w14:textId="2BDE9E1E" w:rsidR="001D542C" w:rsidDel="00E24397" w:rsidRDefault="001D542C" w:rsidP="00F475BC">
            <w:pPr>
              <w:spacing w:after="0"/>
              <w:jc w:val="center"/>
              <w:rPr>
                <w:del w:id="132" w:author="Paolo T. Parone" w:date="2018-07-30T12:58:00Z"/>
                <w:rFonts w:cs="Cambria"/>
                <w:b/>
                <w:sz w:val="20"/>
                <w:szCs w:val="20"/>
              </w:rPr>
            </w:pPr>
            <w:del w:id="133" w:author="Paolo T. Parone" w:date="2018-07-30T12:58:00Z">
              <w:r w:rsidDel="00E24397">
                <w:rPr>
                  <w:rFonts w:cs="Cambria"/>
                  <w:b/>
                  <w:sz w:val="20"/>
                  <w:szCs w:val="20"/>
                </w:rPr>
                <w:lastRenderedPageBreak/>
                <w:delText>09</w:delText>
              </w:r>
            </w:del>
          </w:p>
        </w:tc>
        <w:tc>
          <w:tcPr>
            <w:tcW w:w="455" w:type="pct"/>
          </w:tcPr>
          <w:p w14:paraId="4EB42D81" w14:textId="1664B586" w:rsidR="001D542C" w:rsidRPr="0082206A" w:rsidDel="00E24397" w:rsidRDefault="001D542C" w:rsidP="00F475BC">
            <w:pPr>
              <w:spacing w:after="0"/>
              <w:rPr>
                <w:del w:id="134" w:author="Paolo T. Parone" w:date="2018-07-30T12:58:00Z"/>
                <w:sz w:val="20"/>
                <w:szCs w:val="20"/>
              </w:rPr>
            </w:pPr>
          </w:p>
        </w:tc>
        <w:tc>
          <w:tcPr>
            <w:tcW w:w="2348" w:type="pct"/>
          </w:tcPr>
          <w:p w14:paraId="44681F0A" w14:textId="4FEDF7B7" w:rsidR="001D542C" w:rsidRPr="00CC1D39" w:rsidDel="00E24397" w:rsidRDefault="001D542C" w:rsidP="00F475BC">
            <w:pPr>
              <w:tabs>
                <w:tab w:val="left" w:pos="180"/>
                <w:tab w:val="left" w:pos="990"/>
              </w:tabs>
              <w:spacing w:after="0" w:line="240" w:lineRule="auto"/>
              <w:rPr>
                <w:del w:id="135" w:author="Paolo T. Parone" w:date="2018-07-30T12:58:00Z"/>
                <w:b/>
                <w:sz w:val="20"/>
                <w:szCs w:val="20"/>
                <w:u w:val="single"/>
                <w:lang w:val="en-US"/>
              </w:rPr>
            </w:pPr>
            <w:del w:id="136" w:author="Paolo T. Parone" w:date="2018-07-30T12:58:00Z">
              <w:r w:rsidRPr="00CC1D39" w:rsidDel="00E24397">
                <w:rPr>
                  <w:b/>
                  <w:sz w:val="20"/>
                  <w:szCs w:val="20"/>
                  <w:u w:val="single"/>
                  <w:lang w:val="en-US"/>
                </w:rPr>
                <w:delText>Data Security</w:delText>
              </w:r>
            </w:del>
          </w:p>
          <w:p w14:paraId="714297BC" w14:textId="47DBE5B4" w:rsidR="001D542C" w:rsidRPr="00CC1D39" w:rsidDel="00E24397" w:rsidRDefault="001D542C" w:rsidP="00F475BC">
            <w:pPr>
              <w:tabs>
                <w:tab w:val="left" w:pos="180"/>
                <w:tab w:val="left" w:pos="990"/>
              </w:tabs>
              <w:spacing w:after="0" w:line="240" w:lineRule="auto"/>
              <w:rPr>
                <w:del w:id="137" w:author="Paolo T. Parone" w:date="2018-07-30T12:58:00Z"/>
                <w:b/>
                <w:sz w:val="20"/>
                <w:szCs w:val="20"/>
                <w:u w:val="single"/>
                <w:lang w:val="en-US"/>
              </w:rPr>
            </w:pPr>
            <w:del w:id="138" w:author="Paolo T. Parone" w:date="2018-07-30T12:58:00Z">
              <w:r w:rsidDel="00E24397">
                <w:rPr>
                  <w:sz w:val="20"/>
                  <w:szCs w:val="20"/>
                  <w:lang w:val="en-US"/>
                </w:rPr>
                <w:delText>Risk of loss of data or access of data due to a</w:delText>
              </w:r>
              <w:r w:rsidRPr="001C0CDB" w:rsidDel="00E24397">
                <w:rPr>
                  <w:sz w:val="20"/>
                  <w:szCs w:val="20"/>
                  <w:lang w:val="en-US"/>
                </w:rPr>
                <w:delText>bsence of business continuity plan</w:delText>
              </w:r>
            </w:del>
          </w:p>
        </w:tc>
        <w:tc>
          <w:tcPr>
            <w:tcW w:w="321" w:type="pct"/>
            <w:shd w:val="clear" w:color="auto" w:fill="auto"/>
            <w:vAlign w:val="center"/>
          </w:tcPr>
          <w:p w14:paraId="22C3FA64" w14:textId="0268C829" w:rsidR="001D542C" w:rsidRPr="00DA55E6" w:rsidDel="00E24397" w:rsidRDefault="001D542C" w:rsidP="00F475BC">
            <w:pPr>
              <w:tabs>
                <w:tab w:val="left" w:pos="180"/>
                <w:tab w:val="left" w:pos="990"/>
              </w:tabs>
              <w:spacing w:after="0"/>
              <w:jc w:val="center"/>
              <w:rPr>
                <w:del w:id="139" w:author="Paolo T. Parone" w:date="2018-07-30T12:58:00Z"/>
                <w:sz w:val="20"/>
                <w:szCs w:val="20"/>
              </w:rPr>
            </w:pPr>
            <w:del w:id="140" w:author="Paolo T. Parone" w:date="2018-07-30T12:58:00Z">
              <w:r w:rsidRPr="003623B0" w:rsidDel="00E24397">
                <w:rPr>
                  <w:sz w:val="20"/>
                  <w:szCs w:val="20"/>
                </w:rPr>
                <w:delText>4</w:delText>
              </w:r>
            </w:del>
          </w:p>
        </w:tc>
        <w:tc>
          <w:tcPr>
            <w:tcW w:w="353" w:type="pct"/>
            <w:shd w:val="clear" w:color="auto" w:fill="auto"/>
            <w:vAlign w:val="center"/>
          </w:tcPr>
          <w:p w14:paraId="536981CE" w14:textId="328F299B" w:rsidR="001D542C" w:rsidRPr="00DA55E6" w:rsidDel="00E24397" w:rsidRDefault="001D542C" w:rsidP="00F475BC">
            <w:pPr>
              <w:tabs>
                <w:tab w:val="left" w:pos="180"/>
                <w:tab w:val="left" w:pos="990"/>
              </w:tabs>
              <w:spacing w:after="0"/>
              <w:jc w:val="center"/>
              <w:rPr>
                <w:del w:id="141" w:author="Paolo T. Parone" w:date="2018-07-30T12:58:00Z"/>
                <w:sz w:val="20"/>
                <w:szCs w:val="20"/>
              </w:rPr>
            </w:pPr>
            <w:del w:id="142" w:author="Paolo T. Parone" w:date="2018-07-30T12:58:00Z">
              <w:r w:rsidRPr="003623B0" w:rsidDel="00E24397">
                <w:rPr>
                  <w:sz w:val="20"/>
                  <w:szCs w:val="20"/>
                </w:rPr>
                <w:delText>4</w:delText>
              </w:r>
            </w:del>
          </w:p>
        </w:tc>
        <w:tc>
          <w:tcPr>
            <w:tcW w:w="353" w:type="pct"/>
            <w:shd w:val="clear" w:color="auto" w:fill="auto"/>
            <w:vAlign w:val="center"/>
          </w:tcPr>
          <w:p w14:paraId="11A58D83" w14:textId="4925A6CB" w:rsidR="001D542C" w:rsidRPr="00DA55E6" w:rsidDel="00E24397" w:rsidRDefault="001D542C" w:rsidP="00F475BC">
            <w:pPr>
              <w:tabs>
                <w:tab w:val="left" w:pos="180"/>
                <w:tab w:val="left" w:pos="990"/>
              </w:tabs>
              <w:spacing w:after="0"/>
              <w:jc w:val="center"/>
              <w:rPr>
                <w:del w:id="143" w:author="Paolo T. Parone" w:date="2018-07-30T12:58:00Z"/>
                <w:sz w:val="20"/>
                <w:szCs w:val="20"/>
              </w:rPr>
            </w:pPr>
            <w:del w:id="144" w:author="Paolo T. Parone" w:date="2018-07-30T12:58:00Z">
              <w:r w:rsidRPr="003623B0" w:rsidDel="00E24397">
                <w:rPr>
                  <w:sz w:val="20"/>
                  <w:szCs w:val="20"/>
                </w:rPr>
                <w:delText>4</w:delText>
              </w:r>
            </w:del>
          </w:p>
        </w:tc>
        <w:tc>
          <w:tcPr>
            <w:tcW w:w="419" w:type="pct"/>
            <w:shd w:val="clear" w:color="auto" w:fill="auto"/>
            <w:vAlign w:val="center"/>
          </w:tcPr>
          <w:p w14:paraId="17328D9E" w14:textId="78370A2E" w:rsidR="001D542C" w:rsidRPr="0082206A" w:rsidDel="00E24397" w:rsidRDefault="001D542C" w:rsidP="00F475BC">
            <w:pPr>
              <w:spacing w:after="0"/>
              <w:jc w:val="center"/>
              <w:rPr>
                <w:del w:id="145" w:author="Paolo T. Parone" w:date="2018-07-30T12:58:00Z"/>
                <w:rFonts w:cs="Cambria"/>
                <w:b/>
                <w:sz w:val="20"/>
                <w:szCs w:val="20"/>
              </w:rPr>
            </w:pPr>
            <w:del w:id="146" w:author="Paolo T. Parone" w:date="2018-07-30T12:58:00Z">
              <w:r w:rsidDel="00E24397">
                <w:rPr>
                  <w:rFonts w:cs="Cambria"/>
                  <w:b/>
                  <w:sz w:val="20"/>
                  <w:szCs w:val="20"/>
                </w:rPr>
                <w:delText>16 - High</w:delText>
              </w:r>
            </w:del>
          </w:p>
        </w:tc>
        <w:tc>
          <w:tcPr>
            <w:tcW w:w="413" w:type="pct"/>
            <w:shd w:val="clear" w:color="auto" w:fill="auto"/>
            <w:vAlign w:val="center"/>
          </w:tcPr>
          <w:p w14:paraId="096FB4A1" w14:textId="617B8983" w:rsidR="001D542C" w:rsidRPr="0082206A" w:rsidDel="00E24397" w:rsidRDefault="001D542C" w:rsidP="00F475BC">
            <w:pPr>
              <w:spacing w:after="0"/>
              <w:jc w:val="center"/>
              <w:rPr>
                <w:del w:id="147" w:author="Paolo T. Parone" w:date="2018-07-30T12:58:00Z"/>
                <w:rFonts w:cs="Cambria"/>
                <w:b/>
                <w:sz w:val="20"/>
                <w:szCs w:val="20"/>
              </w:rPr>
            </w:pPr>
            <w:del w:id="148" w:author="Paolo T. Parone" w:date="2018-07-30T12:58:00Z">
              <w:r w:rsidDel="00E24397">
                <w:rPr>
                  <w:rFonts w:cs="Cambria"/>
                  <w:b/>
                  <w:sz w:val="20"/>
                  <w:szCs w:val="20"/>
                </w:rPr>
                <w:delText>16 - High</w:delText>
              </w:r>
            </w:del>
          </w:p>
        </w:tc>
      </w:tr>
      <w:tr w:rsidR="00FE3E70" w:rsidRPr="0082206A" w:rsidDel="00E24397" w14:paraId="37864EEB" w14:textId="773F3D44" w:rsidTr="00E24397">
        <w:trPr>
          <w:trHeight w:val="720"/>
          <w:del w:id="149" w:author="Paolo T. Parone" w:date="2018-07-30T12:58:00Z"/>
        </w:trPr>
        <w:tc>
          <w:tcPr>
            <w:tcW w:w="338" w:type="pct"/>
          </w:tcPr>
          <w:p w14:paraId="16685726" w14:textId="25FA707F" w:rsidR="00FE3E70" w:rsidRPr="0082206A" w:rsidDel="00E24397" w:rsidRDefault="000C7A84" w:rsidP="008E6516">
            <w:pPr>
              <w:spacing w:after="0"/>
              <w:jc w:val="center"/>
              <w:rPr>
                <w:del w:id="150" w:author="Paolo T. Parone" w:date="2018-07-30T12:58:00Z"/>
                <w:rFonts w:cs="Cambria"/>
                <w:b/>
                <w:sz w:val="20"/>
                <w:szCs w:val="20"/>
              </w:rPr>
            </w:pPr>
            <w:del w:id="151" w:author="Paolo T. Parone" w:date="2018-07-30T12:58:00Z">
              <w:r w:rsidDel="00E24397">
                <w:rPr>
                  <w:rFonts w:cs="Cambria"/>
                  <w:b/>
                  <w:sz w:val="20"/>
                  <w:szCs w:val="20"/>
                </w:rPr>
                <w:delText>10</w:delText>
              </w:r>
            </w:del>
          </w:p>
        </w:tc>
        <w:tc>
          <w:tcPr>
            <w:tcW w:w="455" w:type="pct"/>
          </w:tcPr>
          <w:p w14:paraId="3BE3FFD5" w14:textId="13BA7DF9" w:rsidR="00FE3E70" w:rsidRPr="00A272D0" w:rsidDel="00E24397" w:rsidRDefault="00FE3E70" w:rsidP="00F475BC">
            <w:pPr>
              <w:spacing w:after="0"/>
              <w:rPr>
                <w:del w:id="152" w:author="Paolo T. Parone" w:date="2018-07-30T12:58:00Z"/>
                <w:sz w:val="20"/>
                <w:szCs w:val="20"/>
              </w:rPr>
            </w:pPr>
          </w:p>
        </w:tc>
        <w:tc>
          <w:tcPr>
            <w:tcW w:w="2348" w:type="pct"/>
            <w:shd w:val="clear" w:color="auto" w:fill="auto"/>
          </w:tcPr>
          <w:p w14:paraId="735CD79F" w14:textId="592C4B5B" w:rsidR="00FE3E70" w:rsidRPr="00CC1D39" w:rsidDel="00E24397" w:rsidRDefault="00FE3E70" w:rsidP="00F475BC">
            <w:pPr>
              <w:tabs>
                <w:tab w:val="left" w:pos="180"/>
                <w:tab w:val="left" w:pos="990"/>
              </w:tabs>
              <w:spacing w:after="0" w:line="240" w:lineRule="auto"/>
              <w:rPr>
                <w:del w:id="153" w:author="Paolo T. Parone" w:date="2018-07-30T12:58:00Z"/>
                <w:b/>
                <w:sz w:val="20"/>
                <w:szCs w:val="20"/>
                <w:u w:val="single"/>
                <w:lang w:val="en-US"/>
              </w:rPr>
            </w:pPr>
            <w:del w:id="154" w:author="Paolo T. Parone" w:date="2018-07-30T12:58:00Z">
              <w:r w:rsidRPr="00CC1D39" w:rsidDel="00E24397">
                <w:rPr>
                  <w:b/>
                  <w:sz w:val="20"/>
                  <w:szCs w:val="20"/>
                  <w:u w:val="single"/>
                  <w:lang w:val="en-US"/>
                </w:rPr>
                <w:delText>Transparency</w:delText>
              </w:r>
            </w:del>
          </w:p>
          <w:p w14:paraId="381F7210" w14:textId="538CE96E" w:rsidR="00FE3E70" w:rsidRPr="00CC1D39" w:rsidDel="00E24397" w:rsidRDefault="00707701" w:rsidP="00F475BC">
            <w:pPr>
              <w:tabs>
                <w:tab w:val="left" w:pos="180"/>
                <w:tab w:val="left" w:pos="990"/>
              </w:tabs>
              <w:spacing w:after="0" w:line="240" w:lineRule="auto"/>
              <w:rPr>
                <w:del w:id="155" w:author="Paolo T. Parone" w:date="2018-07-30T12:58:00Z"/>
                <w:sz w:val="20"/>
                <w:szCs w:val="20"/>
                <w:lang w:val="en-US"/>
              </w:rPr>
            </w:pPr>
            <w:del w:id="156" w:author="Paolo T. Parone" w:date="2018-07-30T12:58:00Z">
              <w:r w:rsidDel="00E24397">
                <w:rPr>
                  <w:sz w:val="20"/>
                  <w:szCs w:val="20"/>
                  <w:lang w:val="en-US"/>
                </w:rPr>
                <w:delText>Risk of arising transparency issue due to a</w:delText>
              </w:r>
              <w:r w:rsidR="00FE3E70" w:rsidRPr="001C0CDB" w:rsidDel="00E24397">
                <w:rPr>
                  <w:sz w:val="20"/>
                  <w:szCs w:val="20"/>
                  <w:lang w:val="en-US"/>
                </w:rPr>
                <w:delText>bsence of IT Service Delivery Policies and Procedures</w:delText>
              </w:r>
            </w:del>
          </w:p>
        </w:tc>
        <w:tc>
          <w:tcPr>
            <w:tcW w:w="321" w:type="pct"/>
            <w:shd w:val="clear" w:color="auto" w:fill="auto"/>
            <w:vAlign w:val="center"/>
          </w:tcPr>
          <w:p w14:paraId="29679BCB" w14:textId="48F0F272" w:rsidR="00FE3E70" w:rsidRPr="00DA55E6" w:rsidDel="00E24397" w:rsidRDefault="00FE3E70" w:rsidP="00F475BC">
            <w:pPr>
              <w:tabs>
                <w:tab w:val="left" w:pos="180"/>
                <w:tab w:val="left" w:pos="990"/>
              </w:tabs>
              <w:spacing w:after="0"/>
              <w:jc w:val="center"/>
              <w:rPr>
                <w:del w:id="157" w:author="Paolo T. Parone" w:date="2018-07-30T12:58:00Z"/>
                <w:sz w:val="20"/>
                <w:szCs w:val="20"/>
              </w:rPr>
            </w:pPr>
            <w:del w:id="158" w:author="Paolo T. Parone" w:date="2018-07-30T12:58:00Z">
              <w:r w:rsidDel="00E24397">
                <w:rPr>
                  <w:sz w:val="20"/>
                  <w:szCs w:val="20"/>
                </w:rPr>
                <w:delText>4</w:delText>
              </w:r>
            </w:del>
          </w:p>
        </w:tc>
        <w:tc>
          <w:tcPr>
            <w:tcW w:w="353" w:type="pct"/>
            <w:shd w:val="clear" w:color="auto" w:fill="auto"/>
            <w:vAlign w:val="center"/>
          </w:tcPr>
          <w:p w14:paraId="06D07545" w14:textId="1BE3C8D0" w:rsidR="00FE3E70" w:rsidRPr="00DA55E6" w:rsidDel="00E24397" w:rsidRDefault="00FE3E70" w:rsidP="00F475BC">
            <w:pPr>
              <w:tabs>
                <w:tab w:val="left" w:pos="180"/>
                <w:tab w:val="left" w:pos="990"/>
              </w:tabs>
              <w:spacing w:after="0"/>
              <w:jc w:val="center"/>
              <w:rPr>
                <w:del w:id="159" w:author="Paolo T. Parone" w:date="2018-07-30T12:58:00Z"/>
                <w:sz w:val="20"/>
                <w:szCs w:val="20"/>
              </w:rPr>
            </w:pPr>
            <w:del w:id="160" w:author="Paolo T. Parone" w:date="2018-07-30T12:58:00Z">
              <w:r w:rsidDel="00E24397">
                <w:rPr>
                  <w:sz w:val="20"/>
                  <w:szCs w:val="20"/>
                </w:rPr>
                <w:delText>4</w:delText>
              </w:r>
            </w:del>
          </w:p>
        </w:tc>
        <w:tc>
          <w:tcPr>
            <w:tcW w:w="353" w:type="pct"/>
            <w:shd w:val="clear" w:color="auto" w:fill="auto"/>
            <w:vAlign w:val="center"/>
          </w:tcPr>
          <w:p w14:paraId="062F863A" w14:textId="49E54AC6" w:rsidR="00FE3E70" w:rsidRPr="00DA55E6" w:rsidDel="00E24397" w:rsidRDefault="00FE3E70" w:rsidP="00F475BC">
            <w:pPr>
              <w:tabs>
                <w:tab w:val="left" w:pos="180"/>
                <w:tab w:val="left" w:pos="990"/>
              </w:tabs>
              <w:spacing w:after="0"/>
              <w:jc w:val="center"/>
              <w:rPr>
                <w:del w:id="161" w:author="Paolo T. Parone" w:date="2018-07-30T12:58:00Z"/>
                <w:sz w:val="20"/>
                <w:szCs w:val="20"/>
              </w:rPr>
            </w:pPr>
            <w:del w:id="162" w:author="Paolo T. Parone" w:date="2018-07-30T12:58:00Z">
              <w:r w:rsidDel="00E24397">
                <w:rPr>
                  <w:sz w:val="20"/>
                  <w:szCs w:val="20"/>
                </w:rPr>
                <w:delText>4</w:delText>
              </w:r>
            </w:del>
          </w:p>
        </w:tc>
        <w:tc>
          <w:tcPr>
            <w:tcW w:w="419" w:type="pct"/>
            <w:shd w:val="clear" w:color="auto" w:fill="auto"/>
            <w:vAlign w:val="center"/>
          </w:tcPr>
          <w:p w14:paraId="683D0E59" w14:textId="4B20AC74" w:rsidR="00FE3E70" w:rsidRPr="0082206A" w:rsidDel="00E24397" w:rsidRDefault="00FE3E70" w:rsidP="00F475BC">
            <w:pPr>
              <w:spacing w:after="0"/>
              <w:jc w:val="center"/>
              <w:rPr>
                <w:del w:id="163" w:author="Paolo T. Parone" w:date="2018-07-30T12:58:00Z"/>
                <w:rFonts w:cs="Cambria"/>
                <w:b/>
                <w:sz w:val="20"/>
                <w:szCs w:val="20"/>
              </w:rPr>
            </w:pPr>
            <w:del w:id="164" w:author="Paolo T. Parone" w:date="2018-07-30T12:58:00Z">
              <w:r w:rsidDel="00E24397">
                <w:rPr>
                  <w:rFonts w:cs="Cambria"/>
                  <w:b/>
                  <w:sz w:val="20"/>
                  <w:szCs w:val="20"/>
                </w:rPr>
                <w:delText>16 - High</w:delText>
              </w:r>
            </w:del>
          </w:p>
        </w:tc>
        <w:tc>
          <w:tcPr>
            <w:tcW w:w="413" w:type="pct"/>
            <w:shd w:val="clear" w:color="auto" w:fill="auto"/>
            <w:vAlign w:val="center"/>
          </w:tcPr>
          <w:p w14:paraId="095C5DC7" w14:textId="64504A4C" w:rsidR="00FE3E70" w:rsidRPr="0082206A" w:rsidDel="00E24397" w:rsidRDefault="00FE3E70" w:rsidP="00F475BC">
            <w:pPr>
              <w:spacing w:after="0"/>
              <w:jc w:val="center"/>
              <w:rPr>
                <w:del w:id="165" w:author="Paolo T. Parone" w:date="2018-07-30T12:58:00Z"/>
                <w:rFonts w:cs="Cambria"/>
                <w:b/>
                <w:sz w:val="20"/>
                <w:szCs w:val="20"/>
              </w:rPr>
            </w:pPr>
            <w:del w:id="166" w:author="Paolo T. Parone" w:date="2018-07-30T12:58:00Z">
              <w:r w:rsidDel="00E24397">
                <w:rPr>
                  <w:rFonts w:cs="Cambria"/>
                  <w:b/>
                  <w:sz w:val="20"/>
                  <w:szCs w:val="20"/>
                </w:rPr>
                <w:delText>16 - High</w:delText>
              </w:r>
            </w:del>
          </w:p>
        </w:tc>
      </w:tr>
      <w:tr w:rsidR="00FE3E70" w:rsidRPr="006A10E5" w:rsidDel="00E24397" w14:paraId="3D5A76BC" w14:textId="6595DA76" w:rsidTr="00E24397">
        <w:tblPrEx>
          <w:jc w:val="center"/>
          <w:tblInd w:w="0" w:type="dxa"/>
        </w:tblPrEx>
        <w:trPr>
          <w:trHeight w:val="720"/>
          <w:tblHeader/>
          <w:jc w:val="center"/>
          <w:del w:id="167" w:author="Paolo T. Parone" w:date="2018-07-30T12:59:00Z"/>
        </w:trPr>
        <w:tc>
          <w:tcPr>
            <w:tcW w:w="338" w:type="pct"/>
          </w:tcPr>
          <w:p w14:paraId="1585A776" w14:textId="7D291384" w:rsidR="00FE3E70" w:rsidRPr="0082206A" w:rsidDel="00E24397" w:rsidRDefault="000C7A84" w:rsidP="008E6516">
            <w:pPr>
              <w:spacing w:after="0"/>
              <w:jc w:val="center"/>
              <w:rPr>
                <w:del w:id="168" w:author="Paolo T. Parone" w:date="2018-07-30T12:59:00Z"/>
                <w:rFonts w:cs="Cambria"/>
                <w:b/>
                <w:sz w:val="20"/>
                <w:szCs w:val="20"/>
              </w:rPr>
            </w:pPr>
            <w:del w:id="169" w:author="Paolo T. Parone" w:date="2018-07-30T12:58:00Z">
              <w:r w:rsidDel="00E24397">
                <w:rPr>
                  <w:rFonts w:cs="Cambria"/>
                  <w:b/>
                  <w:sz w:val="20"/>
                  <w:szCs w:val="20"/>
                </w:rPr>
                <w:delText>11</w:delText>
              </w:r>
            </w:del>
          </w:p>
        </w:tc>
        <w:tc>
          <w:tcPr>
            <w:tcW w:w="455" w:type="pct"/>
          </w:tcPr>
          <w:p w14:paraId="43761596" w14:textId="2BDEBD05" w:rsidR="00FE3E70" w:rsidRPr="0082206A" w:rsidDel="00E24397" w:rsidRDefault="00FE3E70" w:rsidP="00F475BC">
            <w:pPr>
              <w:spacing w:after="0"/>
              <w:rPr>
                <w:del w:id="170" w:author="Paolo T. Parone" w:date="2018-07-30T12:59:00Z"/>
                <w:sz w:val="20"/>
                <w:szCs w:val="20"/>
              </w:rPr>
            </w:pPr>
          </w:p>
        </w:tc>
        <w:tc>
          <w:tcPr>
            <w:tcW w:w="2348" w:type="pct"/>
          </w:tcPr>
          <w:p w14:paraId="4FBDE767" w14:textId="46EE20E4" w:rsidR="00FE3E70" w:rsidRPr="00CC1D39" w:rsidDel="00E24397" w:rsidRDefault="00FE3E70" w:rsidP="00F475BC">
            <w:pPr>
              <w:tabs>
                <w:tab w:val="left" w:pos="180"/>
                <w:tab w:val="left" w:pos="990"/>
              </w:tabs>
              <w:spacing w:after="0" w:line="240" w:lineRule="auto"/>
              <w:rPr>
                <w:del w:id="171" w:author="Paolo T. Parone" w:date="2018-07-30T12:59:00Z"/>
                <w:b/>
                <w:sz w:val="20"/>
                <w:szCs w:val="20"/>
                <w:u w:val="single"/>
                <w:lang w:val="en-US"/>
              </w:rPr>
            </w:pPr>
            <w:del w:id="172" w:author="Paolo T. Parone" w:date="2018-07-30T12:59:00Z">
              <w:r w:rsidRPr="00CC1D39" w:rsidDel="00E24397">
                <w:rPr>
                  <w:b/>
                  <w:sz w:val="20"/>
                  <w:szCs w:val="20"/>
                  <w:u w:val="single"/>
                  <w:lang w:val="en-US"/>
                </w:rPr>
                <w:delText>Data Security</w:delText>
              </w:r>
            </w:del>
          </w:p>
          <w:p w14:paraId="04487EF2" w14:textId="1B062B48" w:rsidR="00FE3E70" w:rsidRPr="00CC1D39" w:rsidDel="00E24397" w:rsidRDefault="00707701" w:rsidP="00F475BC">
            <w:pPr>
              <w:tabs>
                <w:tab w:val="left" w:pos="180"/>
                <w:tab w:val="left" w:pos="990"/>
              </w:tabs>
              <w:spacing w:after="0" w:line="240" w:lineRule="auto"/>
              <w:rPr>
                <w:del w:id="173" w:author="Paolo T. Parone" w:date="2018-07-30T12:59:00Z"/>
                <w:sz w:val="20"/>
                <w:szCs w:val="20"/>
                <w:lang w:val="en-US"/>
              </w:rPr>
            </w:pPr>
            <w:del w:id="174" w:author="Paolo T. Parone" w:date="2018-07-30T12:59:00Z">
              <w:r w:rsidDel="00E24397">
                <w:rPr>
                  <w:sz w:val="20"/>
                  <w:szCs w:val="20"/>
                  <w:lang w:val="en-US"/>
                </w:rPr>
                <w:delText>Risk of arising data security issue due to a</w:delText>
              </w:r>
              <w:r w:rsidR="00FE3E70" w:rsidRPr="001C0CDB" w:rsidDel="00E24397">
                <w:rPr>
                  <w:sz w:val="20"/>
                  <w:szCs w:val="20"/>
                  <w:lang w:val="en-US"/>
                </w:rPr>
                <w:delText xml:space="preserve">bsence of or lack of data privacy provisions in </w:delText>
              </w:r>
              <w:r w:rsidR="00FE3E70" w:rsidDel="00E24397">
                <w:rPr>
                  <w:sz w:val="20"/>
                  <w:szCs w:val="20"/>
                  <w:lang w:val="en-US"/>
                </w:rPr>
                <w:delText>the D</w:delText>
              </w:r>
              <w:r w:rsidR="00FE3E70" w:rsidRPr="001C0CDB" w:rsidDel="00E24397">
                <w:rPr>
                  <w:sz w:val="20"/>
                  <w:szCs w:val="20"/>
                  <w:lang w:val="en-US"/>
                </w:rPr>
                <w:delText xml:space="preserve">ata </w:delText>
              </w:r>
              <w:r w:rsidR="00FE3E70" w:rsidDel="00E24397">
                <w:rPr>
                  <w:sz w:val="20"/>
                  <w:szCs w:val="20"/>
                  <w:lang w:val="en-US"/>
                </w:rPr>
                <w:delText>S</w:delText>
              </w:r>
              <w:r w:rsidR="00FE3E70" w:rsidRPr="001C0CDB" w:rsidDel="00E24397">
                <w:rPr>
                  <w:sz w:val="20"/>
                  <w:szCs w:val="20"/>
                  <w:lang w:val="en-US"/>
                </w:rPr>
                <w:delText xml:space="preserve">haring </w:delText>
              </w:r>
              <w:r w:rsidR="00FE3E70" w:rsidDel="00E24397">
                <w:rPr>
                  <w:sz w:val="20"/>
                  <w:szCs w:val="20"/>
                  <w:lang w:val="en-US"/>
                </w:rPr>
                <w:delText>A</w:delText>
              </w:r>
              <w:r w:rsidR="00FE3E70" w:rsidRPr="001C0CDB" w:rsidDel="00E24397">
                <w:rPr>
                  <w:sz w:val="20"/>
                  <w:szCs w:val="20"/>
                  <w:lang w:val="en-US"/>
                </w:rPr>
                <w:delText>greement</w:delText>
              </w:r>
              <w:r w:rsidR="00FE3E70" w:rsidDel="00E24397">
                <w:rPr>
                  <w:sz w:val="20"/>
                  <w:szCs w:val="20"/>
                  <w:lang w:val="en-US"/>
                </w:rPr>
                <w:delText>s</w:delText>
              </w:r>
              <w:r w:rsidR="00FE3E70" w:rsidRPr="001C0CDB" w:rsidDel="00E24397">
                <w:rPr>
                  <w:sz w:val="20"/>
                  <w:szCs w:val="20"/>
                  <w:lang w:val="en-US"/>
                </w:rPr>
                <w:delText xml:space="preserve"> with the Personal Information Processors</w:delText>
              </w:r>
            </w:del>
          </w:p>
        </w:tc>
        <w:tc>
          <w:tcPr>
            <w:tcW w:w="321" w:type="pct"/>
            <w:shd w:val="clear" w:color="auto" w:fill="auto"/>
            <w:vAlign w:val="center"/>
          </w:tcPr>
          <w:p w14:paraId="6C3AB49F" w14:textId="56B7210D" w:rsidR="00FE3E70" w:rsidRPr="00DA55E6" w:rsidDel="00E24397" w:rsidRDefault="00FE3E70" w:rsidP="00F475BC">
            <w:pPr>
              <w:tabs>
                <w:tab w:val="left" w:pos="180"/>
                <w:tab w:val="left" w:pos="990"/>
              </w:tabs>
              <w:spacing w:after="0"/>
              <w:jc w:val="center"/>
              <w:rPr>
                <w:del w:id="175" w:author="Paolo T. Parone" w:date="2018-07-30T12:59:00Z"/>
                <w:sz w:val="20"/>
                <w:szCs w:val="20"/>
              </w:rPr>
            </w:pPr>
            <w:del w:id="176" w:author="Paolo T. Parone" w:date="2018-07-30T12:59:00Z">
              <w:r w:rsidDel="00E24397">
                <w:rPr>
                  <w:sz w:val="20"/>
                  <w:szCs w:val="20"/>
                </w:rPr>
                <w:delText>4</w:delText>
              </w:r>
            </w:del>
          </w:p>
        </w:tc>
        <w:tc>
          <w:tcPr>
            <w:tcW w:w="353" w:type="pct"/>
            <w:shd w:val="clear" w:color="auto" w:fill="auto"/>
            <w:vAlign w:val="center"/>
          </w:tcPr>
          <w:p w14:paraId="23302622" w14:textId="4A7BDCE5" w:rsidR="00FE3E70" w:rsidRPr="00DA55E6" w:rsidDel="00E24397" w:rsidRDefault="00FE3E70" w:rsidP="00F475BC">
            <w:pPr>
              <w:tabs>
                <w:tab w:val="left" w:pos="180"/>
                <w:tab w:val="left" w:pos="990"/>
              </w:tabs>
              <w:spacing w:after="0"/>
              <w:jc w:val="center"/>
              <w:rPr>
                <w:del w:id="177" w:author="Paolo T. Parone" w:date="2018-07-30T12:59:00Z"/>
                <w:sz w:val="20"/>
                <w:szCs w:val="20"/>
              </w:rPr>
            </w:pPr>
            <w:del w:id="178" w:author="Paolo T. Parone" w:date="2018-07-30T12:59:00Z">
              <w:r w:rsidDel="00E24397">
                <w:rPr>
                  <w:sz w:val="20"/>
                  <w:szCs w:val="20"/>
                </w:rPr>
                <w:delText>4</w:delText>
              </w:r>
            </w:del>
          </w:p>
        </w:tc>
        <w:tc>
          <w:tcPr>
            <w:tcW w:w="353" w:type="pct"/>
            <w:shd w:val="clear" w:color="auto" w:fill="auto"/>
            <w:vAlign w:val="center"/>
          </w:tcPr>
          <w:p w14:paraId="0933AF43" w14:textId="0CD6099F" w:rsidR="00FE3E70" w:rsidRPr="00DA55E6" w:rsidDel="00E24397" w:rsidRDefault="00FE3E70" w:rsidP="00F475BC">
            <w:pPr>
              <w:tabs>
                <w:tab w:val="left" w:pos="180"/>
                <w:tab w:val="left" w:pos="990"/>
              </w:tabs>
              <w:spacing w:after="0"/>
              <w:jc w:val="center"/>
              <w:rPr>
                <w:del w:id="179" w:author="Paolo T. Parone" w:date="2018-07-30T12:59:00Z"/>
                <w:sz w:val="20"/>
                <w:szCs w:val="20"/>
              </w:rPr>
            </w:pPr>
            <w:del w:id="180" w:author="Paolo T. Parone" w:date="2018-07-30T12:59:00Z">
              <w:r w:rsidDel="00E24397">
                <w:rPr>
                  <w:sz w:val="20"/>
                  <w:szCs w:val="20"/>
                </w:rPr>
                <w:delText>3</w:delText>
              </w:r>
            </w:del>
          </w:p>
        </w:tc>
        <w:tc>
          <w:tcPr>
            <w:tcW w:w="419" w:type="pct"/>
            <w:shd w:val="clear" w:color="auto" w:fill="auto"/>
            <w:vAlign w:val="center"/>
          </w:tcPr>
          <w:p w14:paraId="1ED746B4" w14:textId="0A3BD6BB" w:rsidR="00FE3E70" w:rsidRPr="0082206A" w:rsidDel="00E24397" w:rsidRDefault="00FE3E70" w:rsidP="00F475BC">
            <w:pPr>
              <w:spacing w:after="0"/>
              <w:jc w:val="center"/>
              <w:rPr>
                <w:del w:id="181" w:author="Paolo T. Parone" w:date="2018-07-30T12:59:00Z"/>
                <w:rFonts w:cs="Cambria"/>
                <w:b/>
                <w:sz w:val="20"/>
                <w:szCs w:val="20"/>
              </w:rPr>
            </w:pPr>
            <w:del w:id="182" w:author="Paolo T. Parone" w:date="2018-07-30T12:59:00Z">
              <w:r w:rsidDel="00E24397">
                <w:rPr>
                  <w:rFonts w:cs="Cambria"/>
                  <w:b/>
                  <w:sz w:val="20"/>
                  <w:szCs w:val="20"/>
                </w:rPr>
                <w:delText>16 - High</w:delText>
              </w:r>
            </w:del>
          </w:p>
        </w:tc>
        <w:tc>
          <w:tcPr>
            <w:tcW w:w="413" w:type="pct"/>
            <w:shd w:val="clear" w:color="auto" w:fill="auto"/>
            <w:vAlign w:val="center"/>
          </w:tcPr>
          <w:p w14:paraId="43C0250F" w14:textId="34A97FBA" w:rsidR="00FE3E70" w:rsidRPr="0082206A" w:rsidDel="00E24397" w:rsidRDefault="00FE3E70" w:rsidP="00F475BC">
            <w:pPr>
              <w:spacing w:after="0"/>
              <w:jc w:val="center"/>
              <w:rPr>
                <w:del w:id="183" w:author="Paolo T. Parone" w:date="2018-07-30T12:59:00Z"/>
                <w:rFonts w:cs="Cambria"/>
                <w:b/>
                <w:sz w:val="20"/>
                <w:szCs w:val="20"/>
              </w:rPr>
            </w:pPr>
            <w:del w:id="184" w:author="Paolo T. Parone" w:date="2018-07-30T12:59:00Z">
              <w:r w:rsidDel="00E24397">
                <w:rPr>
                  <w:rFonts w:cs="Cambria"/>
                  <w:b/>
                  <w:sz w:val="20"/>
                  <w:szCs w:val="20"/>
                </w:rPr>
                <w:delText>12 - High</w:delText>
              </w:r>
            </w:del>
          </w:p>
        </w:tc>
      </w:tr>
      <w:tr w:rsidR="0020543A" w:rsidRPr="006A10E5" w:rsidDel="00E24397" w14:paraId="352670B5" w14:textId="47198796" w:rsidTr="00E24397">
        <w:tblPrEx>
          <w:jc w:val="center"/>
          <w:tblInd w:w="0" w:type="dxa"/>
        </w:tblPrEx>
        <w:trPr>
          <w:trHeight w:val="720"/>
          <w:tblHeader/>
          <w:jc w:val="center"/>
          <w:del w:id="185" w:author="Paolo T. Parone" w:date="2018-07-30T12:59:00Z"/>
        </w:trPr>
        <w:tc>
          <w:tcPr>
            <w:tcW w:w="338" w:type="pct"/>
          </w:tcPr>
          <w:p w14:paraId="393E7CF9" w14:textId="40EABD2E" w:rsidR="0020543A" w:rsidDel="00E24397" w:rsidRDefault="0020543A" w:rsidP="008E6516">
            <w:pPr>
              <w:spacing w:after="0"/>
              <w:jc w:val="center"/>
              <w:rPr>
                <w:del w:id="186" w:author="Paolo T. Parone" w:date="2018-07-30T12:59:00Z"/>
                <w:rFonts w:cs="Cambria"/>
                <w:b/>
                <w:sz w:val="20"/>
                <w:szCs w:val="20"/>
              </w:rPr>
            </w:pPr>
            <w:del w:id="187" w:author="Paolo T. Parone" w:date="2018-07-30T12:58:00Z">
              <w:r w:rsidDel="00E24397">
                <w:rPr>
                  <w:rFonts w:cs="Cambria"/>
                  <w:b/>
                  <w:sz w:val="20"/>
                  <w:szCs w:val="20"/>
                </w:rPr>
                <w:delText>12</w:delText>
              </w:r>
            </w:del>
          </w:p>
        </w:tc>
        <w:tc>
          <w:tcPr>
            <w:tcW w:w="455" w:type="pct"/>
          </w:tcPr>
          <w:p w14:paraId="2D4D3134" w14:textId="08685F29" w:rsidR="0020543A" w:rsidRPr="0082206A" w:rsidDel="00E24397" w:rsidRDefault="0020543A" w:rsidP="00F475BC">
            <w:pPr>
              <w:spacing w:after="0"/>
              <w:rPr>
                <w:del w:id="188" w:author="Paolo T. Parone" w:date="2018-07-30T12:59:00Z"/>
                <w:sz w:val="20"/>
                <w:szCs w:val="20"/>
              </w:rPr>
            </w:pPr>
          </w:p>
        </w:tc>
        <w:tc>
          <w:tcPr>
            <w:tcW w:w="2348" w:type="pct"/>
          </w:tcPr>
          <w:p w14:paraId="508392AD" w14:textId="093183DF" w:rsidR="007659F0" w:rsidDel="00E24397" w:rsidRDefault="007659F0" w:rsidP="00F475BC">
            <w:pPr>
              <w:tabs>
                <w:tab w:val="left" w:pos="180"/>
                <w:tab w:val="left" w:pos="990"/>
              </w:tabs>
              <w:spacing w:after="0" w:line="240" w:lineRule="auto"/>
              <w:rPr>
                <w:del w:id="189" w:author="Paolo T. Parone" w:date="2018-07-30T12:59:00Z"/>
                <w:sz w:val="20"/>
                <w:szCs w:val="20"/>
                <w:lang w:val="en-US"/>
              </w:rPr>
            </w:pPr>
            <w:del w:id="190" w:author="Paolo T. Parone" w:date="2018-07-30T12:59:00Z">
              <w:r w:rsidDel="00E24397">
                <w:rPr>
                  <w:b/>
                  <w:sz w:val="20"/>
                  <w:szCs w:val="20"/>
                  <w:u w:val="single"/>
                  <w:lang w:val="en-US"/>
                </w:rPr>
                <w:delText>Transparency</w:delText>
              </w:r>
              <w:r w:rsidDel="00E24397">
                <w:rPr>
                  <w:sz w:val="20"/>
                  <w:szCs w:val="20"/>
                  <w:lang w:val="en-US"/>
                </w:rPr>
                <w:delText xml:space="preserve"> </w:delText>
              </w:r>
            </w:del>
          </w:p>
          <w:p w14:paraId="05655C14" w14:textId="27176C61" w:rsidR="0020543A" w:rsidRPr="0020543A" w:rsidDel="00E24397" w:rsidRDefault="00390CAC" w:rsidP="00F475BC">
            <w:pPr>
              <w:tabs>
                <w:tab w:val="left" w:pos="180"/>
                <w:tab w:val="left" w:pos="990"/>
              </w:tabs>
              <w:spacing w:after="0" w:line="240" w:lineRule="auto"/>
              <w:rPr>
                <w:del w:id="191" w:author="Paolo T. Parone" w:date="2018-07-30T12:59:00Z"/>
                <w:sz w:val="20"/>
                <w:szCs w:val="20"/>
                <w:lang w:val="en-US"/>
              </w:rPr>
            </w:pPr>
            <w:del w:id="192" w:author="Paolo T. Parone" w:date="2018-07-30T12:59:00Z">
              <w:r w:rsidDel="00E24397">
                <w:rPr>
                  <w:sz w:val="20"/>
                  <w:szCs w:val="20"/>
                  <w:lang w:val="en-US"/>
                </w:rPr>
                <w:delText>Risk of arising transparency issue due to absence of contact details of Personal Information Controllers(e.g. third party insurance providers)</w:delText>
              </w:r>
            </w:del>
          </w:p>
        </w:tc>
        <w:tc>
          <w:tcPr>
            <w:tcW w:w="321" w:type="pct"/>
            <w:shd w:val="clear" w:color="auto" w:fill="auto"/>
            <w:vAlign w:val="center"/>
          </w:tcPr>
          <w:p w14:paraId="1C8A29FC" w14:textId="48A59FD4" w:rsidR="0020543A" w:rsidDel="00E24397" w:rsidRDefault="0020543A" w:rsidP="00F475BC">
            <w:pPr>
              <w:tabs>
                <w:tab w:val="left" w:pos="180"/>
                <w:tab w:val="left" w:pos="990"/>
              </w:tabs>
              <w:spacing w:after="0"/>
              <w:jc w:val="center"/>
              <w:rPr>
                <w:del w:id="193" w:author="Paolo T. Parone" w:date="2018-07-30T12:59:00Z"/>
                <w:sz w:val="20"/>
                <w:szCs w:val="20"/>
              </w:rPr>
            </w:pPr>
            <w:del w:id="194" w:author="Paolo T. Parone" w:date="2018-07-30T12:59:00Z">
              <w:r w:rsidDel="00E24397">
                <w:rPr>
                  <w:sz w:val="20"/>
                  <w:szCs w:val="20"/>
                </w:rPr>
                <w:delText>4</w:delText>
              </w:r>
            </w:del>
          </w:p>
        </w:tc>
        <w:tc>
          <w:tcPr>
            <w:tcW w:w="353" w:type="pct"/>
            <w:shd w:val="clear" w:color="auto" w:fill="auto"/>
            <w:vAlign w:val="center"/>
          </w:tcPr>
          <w:p w14:paraId="7B795D4B" w14:textId="14F152A6" w:rsidR="0020543A" w:rsidDel="00E24397" w:rsidRDefault="0020543A" w:rsidP="00F475BC">
            <w:pPr>
              <w:tabs>
                <w:tab w:val="left" w:pos="180"/>
                <w:tab w:val="left" w:pos="990"/>
              </w:tabs>
              <w:spacing w:after="0"/>
              <w:jc w:val="center"/>
              <w:rPr>
                <w:del w:id="195" w:author="Paolo T. Parone" w:date="2018-07-30T12:59:00Z"/>
                <w:sz w:val="20"/>
                <w:szCs w:val="20"/>
              </w:rPr>
            </w:pPr>
            <w:del w:id="196" w:author="Paolo T. Parone" w:date="2018-07-30T12:59:00Z">
              <w:r w:rsidDel="00E24397">
                <w:rPr>
                  <w:sz w:val="20"/>
                  <w:szCs w:val="20"/>
                </w:rPr>
                <w:delText>2</w:delText>
              </w:r>
            </w:del>
          </w:p>
        </w:tc>
        <w:tc>
          <w:tcPr>
            <w:tcW w:w="353" w:type="pct"/>
            <w:shd w:val="clear" w:color="auto" w:fill="auto"/>
            <w:vAlign w:val="center"/>
          </w:tcPr>
          <w:p w14:paraId="79FD01A6" w14:textId="08FC5A7D" w:rsidR="0020543A" w:rsidDel="00E24397" w:rsidRDefault="0020543A" w:rsidP="00F475BC">
            <w:pPr>
              <w:tabs>
                <w:tab w:val="left" w:pos="180"/>
                <w:tab w:val="left" w:pos="990"/>
              </w:tabs>
              <w:spacing w:after="0"/>
              <w:jc w:val="center"/>
              <w:rPr>
                <w:del w:id="197" w:author="Paolo T. Parone" w:date="2018-07-30T12:59:00Z"/>
                <w:sz w:val="20"/>
                <w:szCs w:val="20"/>
              </w:rPr>
            </w:pPr>
            <w:del w:id="198" w:author="Paolo T. Parone" w:date="2018-07-30T12:59:00Z">
              <w:r w:rsidDel="00E24397">
                <w:rPr>
                  <w:sz w:val="20"/>
                  <w:szCs w:val="20"/>
                </w:rPr>
                <w:delText>1</w:delText>
              </w:r>
            </w:del>
          </w:p>
        </w:tc>
        <w:tc>
          <w:tcPr>
            <w:tcW w:w="419" w:type="pct"/>
            <w:shd w:val="clear" w:color="auto" w:fill="auto"/>
            <w:vAlign w:val="center"/>
          </w:tcPr>
          <w:p w14:paraId="7A3543CC" w14:textId="54281904" w:rsidR="0020543A" w:rsidDel="00E24397" w:rsidRDefault="0020543A" w:rsidP="00F475BC">
            <w:pPr>
              <w:spacing w:after="0"/>
              <w:jc w:val="center"/>
              <w:rPr>
                <w:del w:id="199" w:author="Paolo T. Parone" w:date="2018-07-30T12:59:00Z"/>
                <w:rFonts w:cs="Cambria"/>
                <w:b/>
                <w:sz w:val="20"/>
                <w:szCs w:val="20"/>
              </w:rPr>
            </w:pPr>
            <w:del w:id="200" w:author="Paolo T. Parone" w:date="2018-07-30T12:59:00Z">
              <w:r w:rsidDel="00E24397">
                <w:rPr>
                  <w:rFonts w:cs="Cambria"/>
                  <w:b/>
                  <w:sz w:val="20"/>
                  <w:szCs w:val="20"/>
                </w:rPr>
                <w:delText>8 – Medium</w:delText>
              </w:r>
            </w:del>
          </w:p>
        </w:tc>
        <w:tc>
          <w:tcPr>
            <w:tcW w:w="413" w:type="pct"/>
            <w:shd w:val="clear" w:color="auto" w:fill="auto"/>
            <w:vAlign w:val="center"/>
          </w:tcPr>
          <w:p w14:paraId="6876EB1C" w14:textId="2154A3B8" w:rsidR="0020543A" w:rsidDel="00E24397" w:rsidRDefault="0020543A" w:rsidP="00F475BC">
            <w:pPr>
              <w:spacing w:after="0"/>
              <w:jc w:val="center"/>
              <w:rPr>
                <w:del w:id="201" w:author="Paolo T. Parone" w:date="2018-07-30T12:59:00Z"/>
                <w:rFonts w:cs="Cambria"/>
                <w:b/>
                <w:sz w:val="20"/>
                <w:szCs w:val="20"/>
              </w:rPr>
            </w:pPr>
            <w:del w:id="202" w:author="Paolo T. Parone" w:date="2018-07-30T12:59:00Z">
              <w:r w:rsidDel="00E24397">
                <w:rPr>
                  <w:rFonts w:cs="Cambria"/>
                  <w:b/>
                  <w:sz w:val="20"/>
                  <w:szCs w:val="20"/>
                </w:rPr>
                <w:delText>4 - Low</w:delText>
              </w:r>
            </w:del>
          </w:p>
        </w:tc>
      </w:tr>
      <w:tr w:rsidR="00390CAC" w:rsidRPr="006A10E5" w:rsidDel="00E24397" w14:paraId="664A8C62" w14:textId="04400163" w:rsidTr="00E24397">
        <w:tblPrEx>
          <w:jc w:val="center"/>
          <w:tblInd w:w="0" w:type="dxa"/>
        </w:tblPrEx>
        <w:trPr>
          <w:trHeight w:val="720"/>
          <w:tblHeader/>
          <w:jc w:val="center"/>
          <w:del w:id="203" w:author="Paolo T. Parone" w:date="2018-07-30T12:58:00Z"/>
        </w:trPr>
        <w:tc>
          <w:tcPr>
            <w:tcW w:w="338" w:type="pct"/>
          </w:tcPr>
          <w:p w14:paraId="62AED43F" w14:textId="57C30050" w:rsidR="00390CAC" w:rsidDel="00E24397" w:rsidRDefault="00390CAC" w:rsidP="008E6516">
            <w:pPr>
              <w:spacing w:after="0"/>
              <w:jc w:val="center"/>
              <w:rPr>
                <w:del w:id="204" w:author="Paolo T. Parone" w:date="2018-07-30T12:58:00Z"/>
                <w:rFonts w:cs="Cambria"/>
                <w:b/>
                <w:sz w:val="20"/>
                <w:szCs w:val="20"/>
              </w:rPr>
            </w:pPr>
            <w:del w:id="205" w:author="Paolo T. Parone" w:date="2018-07-30T12:58:00Z">
              <w:r w:rsidDel="00E24397">
                <w:rPr>
                  <w:rFonts w:cs="Cambria"/>
                  <w:b/>
                  <w:sz w:val="20"/>
                  <w:szCs w:val="20"/>
                </w:rPr>
                <w:delText>13</w:delText>
              </w:r>
            </w:del>
          </w:p>
        </w:tc>
        <w:tc>
          <w:tcPr>
            <w:tcW w:w="455" w:type="pct"/>
          </w:tcPr>
          <w:p w14:paraId="68116FEB" w14:textId="6EEFD45A" w:rsidR="00390CAC" w:rsidRPr="0082206A" w:rsidDel="00E24397" w:rsidRDefault="00390CAC" w:rsidP="00F475BC">
            <w:pPr>
              <w:spacing w:after="0"/>
              <w:rPr>
                <w:del w:id="206" w:author="Paolo T. Parone" w:date="2018-07-30T12:58:00Z"/>
                <w:sz w:val="20"/>
                <w:szCs w:val="20"/>
              </w:rPr>
            </w:pPr>
          </w:p>
        </w:tc>
        <w:tc>
          <w:tcPr>
            <w:tcW w:w="2348" w:type="pct"/>
          </w:tcPr>
          <w:p w14:paraId="22A5BFFC" w14:textId="35CBC2F7" w:rsidR="00390CAC" w:rsidDel="00E24397" w:rsidRDefault="00390CAC" w:rsidP="00F475BC">
            <w:pPr>
              <w:tabs>
                <w:tab w:val="left" w:pos="180"/>
                <w:tab w:val="left" w:pos="990"/>
              </w:tabs>
              <w:spacing w:after="0" w:line="240" w:lineRule="auto"/>
              <w:rPr>
                <w:del w:id="207" w:author="Paolo T. Parone" w:date="2018-07-30T12:58:00Z"/>
                <w:b/>
                <w:sz w:val="20"/>
                <w:szCs w:val="20"/>
                <w:u w:val="single"/>
                <w:lang w:val="en-US"/>
              </w:rPr>
            </w:pPr>
            <w:del w:id="208" w:author="Paolo T. Parone" w:date="2018-07-30T12:58:00Z">
              <w:r w:rsidRPr="00CC1D39" w:rsidDel="00E24397">
                <w:rPr>
                  <w:b/>
                  <w:sz w:val="20"/>
                  <w:szCs w:val="20"/>
                  <w:u w:val="single"/>
                  <w:lang w:val="en-US"/>
                </w:rPr>
                <w:delText>Data Security</w:delText>
              </w:r>
            </w:del>
          </w:p>
          <w:p w14:paraId="7FFF84F3" w14:textId="489D2EBF" w:rsidR="00390CAC" w:rsidDel="00E24397" w:rsidRDefault="00390CAC" w:rsidP="00F475BC">
            <w:pPr>
              <w:tabs>
                <w:tab w:val="left" w:pos="180"/>
                <w:tab w:val="left" w:pos="990"/>
              </w:tabs>
              <w:spacing w:after="0" w:line="240" w:lineRule="auto"/>
              <w:rPr>
                <w:del w:id="209" w:author="Paolo T. Parone" w:date="2018-07-30T12:58:00Z"/>
                <w:b/>
                <w:sz w:val="20"/>
                <w:szCs w:val="20"/>
                <w:u w:val="single"/>
                <w:lang w:val="en-US"/>
              </w:rPr>
            </w:pPr>
            <w:del w:id="210" w:author="Paolo T. Parone" w:date="2018-07-30T12:58:00Z">
              <w:r w:rsidDel="00E24397">
                <w:rPr>
                  <w:sz w:val="20"/>
                  <w:szCs w:val="20"/>
                  <w:lang w:val="en-US"/>
                </w:rPr>
                <w:delText>Risk of loss of data or access of data due to physical security weaknesses</w:delText>
              </w:r>
            </w:del>
          </w:p>
        </w:tc>
        <w:tc>
          <w:tcPr>
            <w:tcW w:w="321" w:type="pct"/>
            <w:shd w:val="clear" w:color="auto" w:fill="auto"/>
            <w:vAlign w:val="center"/>
          </w:tcPr>
          <w:p w14:paraId="089C64C7" w14:textId="7F8D2BFC" w:rsidR="00390CAC" w:rsidDel="00E24397" w:rsidRDefault="00390CAC" w:rsidP="00F475BC">
            <w:pPr>
              <w:tabs>
                <w:tab w:val="left" w:pos="180"/>
                <w:tab w:val="left" w:pos="990"/>
              </w:tabs>
              <w:spacing w:after="0"/>
              <w:jc w:val="center"/>
              <w:rPr>
                <w:del w:id="211" w:author="Paolo T. Parone" w:date="2018-07-30T12:58:00Z"/>
                <w:sz w:val="20"/>
                <w:szCs w:val="20"/>
              </w:rPr>
            </w:pPr>
            <w:del w:id="212" w:author="Paolo T. Parone" w:date="2018-07-30T12:58:00Z">
              <w:r w:rsidDel="00E24397">
                <w:rPr>
                  <w:sz w:val="20"/>
                  <w:szCs w:val="20"/>
                </w:rPr>
                <w:delText>4</w:delText>
              </w:r>
            </w:del>
          </w:p>
        </w:tc>
        <w:tc>
          <w:tcPr>
            <w:tcW w:w="353" w:type="pct"/>
            <w:shd w:val="clear" w:color="auto" w:fill="auto"/>
            <w:vAlign w:val="center"/>
          </w:tcPr>
          <w:p w14:paraId="72D2DB90" w14:textId="760E94EE" w:rsidR="00390CAC" w:rsidDel="00E24397" w:rsidRDefault="00390CAC" w:rsidP="00F475BC">
            <w:pPr>
              <w:tabs>
                <w:tab w:val="left" w:pos="180"/>
                <w:tab w:val="left" w:pos="990"/>
              </w:tabs>
              <w:spacing w:after="0"/>
              <w:jc w:val="center"/>
              <w:rPr>
                <w:del w:id="213" w:author="Paolo T. Parone" w:date="2018-07-30T12:58:00Z"/>
                <w:sz w:val="20"/>
                <w:szCs w:val="20"/>
              </w:rPr>
            </w:pPr>
            <w:del w:id="214" w:author="Paolo T. Parone" w:date="2018-07-30T12:58:00Z">
              <w:r w:rsidDel="00E24397">
                <w:rPr>
                  <w:sz w:val="20"/>
                  <w:szCs w:val="20"/>
                </w:rPr>
                <w:delText>4</w:delText>
              </w:r>
            </w:del>
          </w:p>
        </w:tc>
        <w:tc>
          <w:tcPr>
            <w:tcW w:w="353" w:type="pct"/>
            <w:shd w:val="clear" w:color="auto" w:fill="auto"/>
            <w:vAlign w:val="center"/>
          </w:tcPr>
          <w:p w14:paraId="1E3E2923" w14:textId="137EBBB0" w:rsidR="00390CAC" w:rsidDel="00E24397" w:rsidRDefault="00390CAC" w:rsidP="00F475BC">
            <w:pPr>
              <w:tabs>
                <w:tab w:val="left" w:pos="180"/>
                <w:tab w:val="left" w:pos="990"/>
              </w:tabs>
              <w:spacing w:after="0"/>
              <w:jc w:val="center"/>
              <w:rPr>
                <w:del w:id="215" w:author="Paolo T. Parone" w:date="2018-07-30T12:58:00Z"/>
                <w:sz w:val="20"/>
                <w:szCs w:val="20"/>
              </w:rPr>
            </w:pPr>
            <w:del w:id="216" w:author="Paolo T. Parone" w:date="2018-07-30T12:58:00Z">
              <w:r w:rsidDel="00E24397">
                <w:rPr>
                  <w:sz w:val="20"/>
                  <w:szCs w:val="20"/>
                </w:rPr>
                <w:delText>4</w:delText>
              </w:r>
            </w:del>
          </w:p>
        </w:tc>
        <w:tc>
          <w:tcPr>
            <w:tcW w:w="419" w:type="pct"/>
            <w:shd w:val="clear" w:color="auto" w:fill="auto"/>
            <w:vAlign w:val="center"/>
          </w:tcPr>
          <w:p w14:paraId="51BCE6ED" w14:textId="27829BC3" w:rsidR="00390CAC" w:rsidDel="00E24397" w:rsidRDefault="00390CAC" w:rsidP="00F475BC">
            <w:pPr>
              <w:spacing w:after="0"/>
              <w:jc w:val="center"/>
              <w:rPr>
                <w:del w:id="217" w:author="Paolo T. Parone" w:date="2018-07-30T12:58:00Z"/>
                <w:rFonts w:cs="Cambria"/>
                <w:b/>
                <w:sz w:val="20"/>
                <w:szCs w:val="20"/>
              </w:rPr>
            </w:pPr>
            <w:del w:id="218" w:author="Paolo T. Parone" w:date="2018-07-30T12:58:00Z">
              <w:r w:rsidDel="00E24397">
                <w:rPr>
                  <w:rFonts w:cs="Cambria"/>
                  <w:b/>
                  <w:sz w:val="20"/>
                  <w:szCs w:val="20"/>
                </w:rPr>
                <w:delText>16 - High</w:delText>
              </w:r>
            </w:del>
          </w:p>
        </w:tc>
        <w:tc>
          <w:tcPr>
            <w:tcW w:w="413" w:type="pct"/>
            <w:shd w:val="clear" w:color="auto" w:fill="auto"/>
            <w:vAlign w:val="center"/>
          </w:tcPr>
          <w:p w14:paraId="56F3E950" w14:textId="4AE31240" w:rsidR="00390CAC" w:rsidDel="00E24397" w:rsidRDefault="00390CAC" w:rsidP="00F475BC">
            <w:pPr>
              <w:spacing w:after="0"/>
              <w:jc w:val="center"/>
              <w:rPr>
                <w:del w:id="219" w:author="Paolo T. Parone" w:date="2018-07-30T12:58:00Z"/>
                <w:rFonts w:cs="Cambria"/>
                <w:b/>
                <w:sz w:val="20"/>
                <w:szCs w:val="20"/>
              </w:rPr>
            </w:pPr>
            <w:del w:id="220" w:author="Paolo T. Parone" w:date="2018-07-30T12:58:00Z">
              <w:r w:rsidDel="00E24397">
                <w:rPr>
                  <w:rFonts w:cs="Cambria"/>
                  <w:b/>
                  <w:sz w:val="20"/>
                  <w:szCs w:val="20"/>
                </w:rPr>
                <w:delText>16 - High</w:delText>
              </w:r>
            </w:del>
          </w:p>
        </w:tc>
      </w:tr>
      <w:tr w:rsidR="00390CAC" w:rsidRPr="006A10E5" w:rsidDel="00E24397" w14:paraId="6ACECCB5" w14:textId="14F56260" w:rsidTr="00E24397">
        <w:tblPrEx>
          <w:jc w:val="center"/>
          <w:tblInd w:w="0" w:type="dxa"/>
        </w:tblPrEx>
        <w:trPr>
          <w:trHeight w:val="720"/>
          <w:tblHeader/>
          <w:jc w:val="center"/>
          <w:del w:id="221" w:author="Paolo T. Parone" w:date="2018-07-30T12:58:00Z"/>
        </w:trPr>
        <w:tc>
          <w:tcPr>
            <w:tcW w:w="338" w:type="pct"/>
          </w:tcPr>
          <w:p w14:paraId="5A1EB50F" w14:textId="60B46BBF" w:rsidR="00390CAC" w:rsidDel="00E24397" w:rsidRDefault="00390CAC" w:rsidP="008E6516">
            <w:pPr>
              <w:spacing w:after="0"/>
              <w:jc w:val="center"/>
              <w:rPr>
                <w:del w:id="222" w:author="Paolo T. Parone" w:date="2018-07-30T12:58:00Z"/>
                <w:rFonts w:cs="Cambria"/>
                <w:b/>
                <w:sz w:val="20"/>
                <w:szCs w:val="20"/>
              </w:rPr>
            </w:pPr>
            <w:del w:id="223" w:author="Paolo T. Parone" w:date="2018-07-30T12:58:00Z">
              <w:r w:rsidDel="00E24397">
                <w:rPr>
                  <w:rFonts w:cs="Cambria"/>
                  <w:b/>
                  <w:sz w:val="20"/>
                  <w:szCs w:val="20"/>
                </w:rPr>
                <w:delText>14</w:delText>
              </w:r>
            </w:del>
          </w:p>
        </w:tc>
        <w:tc>
          <w:tcPr>
            <w:tcW w:w="455" w:type="pct"/>
          </w:tcPr>
          <w:p w14:paraId="6714DEEF" w14:textId="04966C16" w:rsidR="00390CAC" w:rsidRPr="0082206A" w:rsidDel="00E24397" w:rsidRDefault="00390CAC" w:rsidP="00F475BC">
            <w:pPr>
              <w:spacing w:after="0"/>
              <w:rPr>
                <w:del w:id="224" w:author="Paolo T. Parone" w:date="2018-07-30T12:58:00Z"/>
                <w:sz w:val="20"/>
                <w:szCs w:val="20"/>
              </w:rPr>
            </w:pPr>
          </w:p>
        </w:tc>
        <w:tc>
          <w:tcPr>
            <w:tcW w:w="2348" w:type="pct"/>
          </w:tcPr>
          <w:p w14:paraId="41F44AF3" w14:textId="0B2C4171" w:rsidR="00390CAC" w:rsidDel="00E24397" w:rsidRDefault="00390CAC" w:rsidP="00F475BC">
            <w:pPr>
              <w:tabs>
                <w:tab w:val="left" w:pos="180"/>
                <w:tab w:val="left" w:pos="990"/>
              </w:tabs>
              <w:spacing w:after="0" w:line="240" w:lineRule="auto"/>
              <w:rPr>
                <w:del w:id="225" w:author="Paolo T. Parone" w:date="2018-07-30T12:58:00Z"/>
                <w:b/>
                <w:sz w:val="20"/>
                <w:szCs w:val="20"/>
                <w:u w:val="single"/>
                <w:lang w:val="en-US"/>
              </w:rPr>
            </w:pPr>
            <w:del w:id="226" w:author="Paolo T. Parone" w:date="2018-07-30T12:58:00Z">
              <w:r w:rsidDel="00E24397">
                <w:rPr>
                  <w:b/>
                  <w:sz w:val="20"/>
                  <w:szCs w:val="20"/>
                  <w:u w:val="single"/>
                  <w:lang w:val="en-US"/>
                </w:rPr>
                <w:delText>Transparency</w:delText>
              </w:r>
            </w:del>
          </w:p>
          <w:p w14:paraId="26B9528A" w14:textId="289D7CE9" w:rsidR="00390CAC" w:rsidDel="00E24397" w:rsidRDefault="00390CAC" w:rsidP="00F475BC">
            <w:pPr>
              <w:tabs>
                <w:tab w:val="left" w:pos="180"/>
                <w:tab w:val="left" w:pos="990"/>
              </w:tabs>
              <w:spacing w:after="0" w:line="240" w:lineRule="auto"/>
              <w:rPr>
                <w:del w:id="227" w:author="Paolo T. Parone" w:date="2018-07-30T12:58:00Z"/>
                <w:b/>
                <w:sz w:val="20"/>
                <w:szCs w:val="20"/>
                <w:u w:val="single"/>
                <w:lang w:val="en-US"/>
              </w:rPr>
            </w:pPr>
            <w:del w:id="228" w:author="Paolo T. Parone" w:date="2018-07-30T12:58:00Z">
              <w:r w:rsidDel="00E24397">
                <w:rPr>
                  <w:sz w:val="20"/>
                  <w:szCs w:val="20"/>
                  <w:lang w:val="en-US"/>
                </w:rPr>
                <w:delText>Risk of arising transparency issue due to absence of banner or notification to employees that their activity within the Cooperative’s VPN is monitored</w:delText>
              </w:r>
            </w:del>
          </w:p>
        </w:tc>
        <w:tc>
          <w:tcPr>
            <w:tcW w:w="321" w:type="pct"/>
            <w:shd w:val="clear" w:color="auto" w:fill="auto"/>
            <w:vAlign w:val="center"/>
          </w:tcPr>
          <w:p w14:paraId="2EA03833" w14:textId="39B950C9" w:rsidR="00390CAC" w:rsidDel="00E24397" w:rsidRDefault="00390CAC" w:rsidP="00F475BC">
            <w:pPr>
              <w:tabs>
                <w:tab w:val="left" w:pos="180"/>
                <w:tab w:val="left" w:pos="990"/>
              </w:tabs>
              <w:spacing w:after="0"/>
              <w:jc w:val="center"/>
              <w:rPr>
                <w:del w:id="229" w:author="Paolo T. Parone" w:date="2018-07-30T12:58:00Z"/>
                <w:sz w:val="20"/>
                <w:szCs w:val="20"/>
              </w:rPr>
            </w:pPr>
            <w:del w:id="230" w:author="Paolo T. Parone" w:date="2018-07-30T12:58:00Z">
              <w:r w:rsidDel="00E24397">
                <w:rPr>
                  <w:sz w:val="20"/>
                  <w:szCs w:val="20"/>
                </w:rPr>
                <w:delText>4</w:delText>
              </w:r>
            </w:del>
          </w:p>
        </w:tc>
        <w:tc>
          <w:tcPr>
            <w:tcW w:w="353" w:type="pct"/>
            <w:shd w:val="clear" w:color="auto" w:fill="auto"/>
            <w:vAlign w:val="center"/>
          </w:tcPr>
          <w:p w14:paraId="5398BB9E" w14:textId="2E6E82FB" w:rsidR="00390CAC" w:rsidDel="00E24397" w:rsidRDefault="00390CAC" w:rsidP="00F475BC">
            <w:pPr>
              <w:tabs>
                <w:tab w:val="left" w:pos="180"/>
                <w:tab w:val="left" w:pos="990"/>
              </w:tabs>
              <w:spacing w:after="0"/>
              <w:jc w:val="center"/>
              <w:rPr>
                <w:del w:id="231" w:author="Paolo T. Parone" w:date="2018-07-30T12:58:00Z"/>
                <w:sz w:val="20"/>
                <w:szCs w:val="20"/>
              </w:rPr>
            </w:pPr>
            <w:del w:id="232" w:author="Paolo T. Parone" w:date="2018-07-30T12:58:00Z">
              <w:r w:rsidDel="00E24397">
                <w:rPr>
                  <w:sz w:val="20"/>
                  <w:szCs w:val="20"/>
                </w:rPr>
                <w:delText>4</w:delText>
              </w:r>
            </w:del>
          </w:p>
        </w:tc>
        <w:tc>
          <w:tcPr>
            <w:tcW w:w="353" w:type="pct"/>
            <w:shd w:val="clear" w:color="auto" w:fill="auto"/>
            <w:vAlign w:val="center"/>
          </w:tcPr>
          <w:p w14:paraId="256273FE" w14:textId="01EDAED0" w:rsidR="00390CAC" w:rsidDel="00E24397" w:rsidRDefault="00390CAC" w:rsidP="00F475BC">
            <w:pPr>
              <w:tabs>
                <w:tab w:val="left" w:pos="180"/>
                <w:tab w:val="left" w:pos="990"/>
              </w:tabs>
              <w:spacing w:after="0"/>
              <w:jc w:val="center"/>
              <w:rPr>
                <w:del w:id="233" w:author="Paolo T. Parone" w:date="2018-07-30T12:58:00Z"/>
                <w:sz w:val="20"/>
                <w:szCs w:val="20"/>
              </w:rPr>
            </w:pPr>
            <w:del w:id="234" w:author="Paolo T. Parone" w:date="2018-07-30T12:58:00Z">
              <w:r w:rsidDel="00E24397">
                <w:rPr>
                  <w:sz w:val="20"/>
                  <w:szCs w:val="20"/>
                </w:rPr>
                <w:delText>4</w:delText>
              </w:r>
            </w:del>
          </w:p>
        </w:tc>
        <w:tc>
          <w:tcPr>
            <w:tcW w:w="419" w:type="pct"/>
            <w:shd w:val="clear" w:color="auto" w:fill="auto"/>
            <w:vAlign w:val="center"/>
          </w:tcPr>
          <w:p w14:paraId="4D0897B6" w14:textId="4DAA411B" w:rsidR="00390CAC" w:rsidDel="00E24397" w:rsidRDefault="00390CAC" w:rsidP="00F475BC">
            <w:pPr>
              <w:spacing w:after="0"/>
              <w:jc w:val="center"/>
              <w:rPr>
                <w:del w:id="235" w:author="Paolo T. Parone" w:date="2018-07-30T12:58:00Z"/>
                <w:rFonts w:cs="Cambria"/>
                <w:b/>
                <w:sz w:val="20"/>
                <w:szCs w:val="20"/>
              </w:rPr>
            </w:pPr>
            <w:del w:id="236" w:author="Paolo T. Parone" w:date="2018-07-30T12:58:00Z">
              <w:r w:rsidDel="00E24397">
                <w:rPr>
                  <w:rFonts w:cs="Cambria"/>
                  <w:b/>
                  <w:sz w:val="20"/>
                  <w:szCs w:val="20"/>
                </w:rPr>
                <w:delText>16 - High</w:delText>
              </w:r>
            </w:del>
          </w:p>
        </w:tc>
        <w:tc>
          <w:tcPr>
            <w:tcW w:w="413" w:type="pct"/>
            <w:shd w:val="clear" w:color="auto" w:fill="auto"/>
            <w:vAlign w:val="center"/>
          </w:tcPr>
          <w:p w14:paraId="5DB1030C" w14:textId="1FAB9810" w:rsidR="00390CAC" w:rsidDel="00E24397" w:rsidRDefault="00390CAC" w:rsidP="00F475BC">
            <w:pPr>
              <w:spacing w:after="0"/>
              <w:jc w:val="center"/>
              <w:rPr>
                <w:del w:id="237" w:author="Paolo T. Parone" w:date="2018-07-30T12:58:00Z"/>
                <w:rFonts w:cs="Cambria"/>
                <w:b/>
                <w:sz w:val="20"/>
                <w:szCs w:val="20"/>
              </w:rPr>
            </w:pPr>
            <w:del w:id="238" w:author="Paolo T. Parone" w:date="2018-07-30T12:58:00Z">
              <w:r w:rsidDel="00E24397">
                <w:rPr>
                  <w:rFonts w:cs="Cambria"/>
                  <w:b/>
                  <w:sz w:val="20"/>
                  <w:szCs w:val="20"/>
                </w:rPr>
                <w:delText>16 - High</w:delText>
              </w:r>
            </w:del>
          </w:p>
        </w:tc>
      </w:tr>
      <w:tr w:rsidR="00390CAC" w:rsidRPr="006A10E5" w:rsidDel="00E24397" w14:paraId="53BB40DC" w14:textId="7397E514" w:rsidTr="00E24397">
        <w:tblPrEx>
          <w:jc w:val="center"/>
          <w:tblInd w:w="0" w:type="dxa"/>
        </w:tblPrEx>
        <w:trPr>
          <w:trHeight w:val="720"/>
          <w:tblHeader/>
          <w:jc w:val="center"/>
          <w:del w:id="239" w:author="Paolo T. Parone" w:date="2018-07-30T12:58:00Z"/>
        </w:trPr>
        <w:tc>
          <w:tcPr>
            <w:tcW w:w="338" w:type="pct"/>
          </w:tcPr>
          <w:p w14:paraId="4842D948" w14:textId="3661510C" w:rsidR="00390CAC" w:rsidDel="00E24397" w:rsidRDefault="00390CAC" w:rsidP="008E6516">
            <w:pPr>
              <w:spacing w:after="0"/>
              <w:jc w:val="center"/>
              <w:rPr>
                <w:del w:id="240" w:author="Paolo T. Parone" w:date="2018-07-30T12:58:00Z"/>
                <w:rFonts w:cs="Cambria"/>
                <w:b/>
                <w:sz w:val="20"/>
                <w:szCs w:val="20"/>
              </w:rPr>
            </w:pPr>
            <w:del w:id="241" w:author="Paolo T. Parone" w:date="2018-07-30T12:58:00Z">
              <w:r w:rsidDel="00E24397">
                <w:rPr>
                  <w:rFonts w:cs="Cambria"/>
                  <w:b/>
                  <w:sz w:val="20"/>
                  <w:szCs w:val="20"/>
                </w:rPr>
                <w:delText>15</w:delText>
              </w:r>
            </w:del>
          </w:p>
        </w:tc>
        <w:tc>
          <w:tcPr>
            <w:tcW w:w="455" w:type="pct"/>
          </w:tcPr>
          <w:p w14:paraId="47966EBB" w14:textId="4E6F1047" w:rsidR="00390CAC" w:rsidRPr="0082206A" w:rsidDel="00E24397" w:rsidRDefault="00390CAC" w:rsidP="00F475BC">
            <w:pPr>
              <w:spacing w:after="0"/>
              <w:rPr>
                <w:del w:id="242" w:author="Paolo T. Parone" w:date="2018-07-30T12:58:00Z"/>
                <w:sz w:val="20"/>
                <w:szCs w:val="20"/>
              </w:rPr>
            </w:pPr>
          </w:p>
        </w:tc>
        <w:tc>
          <w:tcPr>
            <w:tcW w:w="2348" w:type="pct"/>
          </w:tcPr>
          <w:p w14:paraId="4E3C782E" w14:textId="718A252E" w:rsidR="00F320F3" w:rsidDel="00E24397" w:rsidRDefault="00F320F3" w:rsidP="00F320F3">
            <w:pPr>
              <w:tabs>
                <w:tab w:val="left" w:pos="180"/>
                <w:tab w:val="left" w:pos="990"/>
              </w:tabs>
              <w:spacing w:after="0" w:line="240" w:lineRule="auto"/>
              <w:rPr>
                <w:del w:id="243" w:author="Paolo T. Parone" w:date="2018-07-30T12:58:00Z"/>
                <w:b/>
                <w:sz w:val="20"/>
                <w:szCs w:val="20"/>
                <w:u w:val="single"/>
                <w:lang w:val="en-US"/>
              </w:rPr>
            </w:pPr>
            <w:del w:id="244" w:author="Paolo T. Parone" w:date="2018-07-30T12:58:00Z">
              <w:r w:rsidDel="00E24397">
                <w:rPr>
                  <w:b/>
                  <w:sz w:val="20"/>
                  <w:szCs w:val="20"/>
                  <w:u w:val="single"/>
                  <w:lang w:val="en-US"/>
                </w:rPr>
                <w:delText>Transparency</w:delText>
              </w:r>
            </w:del>
          </w:p>
          <w:p w14:paraId="7122D206" w14:textId="0462DDBE" w:rsidR="00F320F3" w:rsidDel="00E24397" w:rsidRDefault="00F320F3" w:rsidP="00F475BC">
            <w:pPr>
              <w:tabs>
                <w:tab w:val="left" w:pos="180"/>
                <w:tab w:val="left" w:pos="990"/>
              </w:tabs>
              <w:spacing w:after="0" w:line="240" w:lineRule="auto"/>
              <w:rPr>
                <w:del w:id="245" w:author="Paolo T. Parone" w:date="2018-07-30T12:58:00Z"/>
                <w:b/>
                <w:sz w:val="20"/>
                <w:szCs w:val="20"/>
                <w:u w:val="single"/>
                <w:lang w:val="en-US"/>
              </w:rPr>
            </w:pPr>
            <w:del w:id="246" w:author="Paolo T. Parone" w:date="2018-07-30T12:58:00Z">
              <w:r w:rsidDel="00E24397">
                <w:rPr>
                  <w:sz w:val="20"/>
                  <w:szCs w:val="20"/>
                  <w:lang w:val="en-US"/>
                </w:rPr>
                <w:delText>Risk of unavailability of reference in case of data subject’s inquiries and complaints due to non-publication and communication of contact details</w:delText>
              </w:r>
            </w:del>
          </w:p>
        </w:tc>
        <w:tc>
          <w:tcPr>
            <w:tcW w:w="321" w:type="pct"/>
            <w:shd w:val="clear" w:color="auto" w:fill="auto"/>
            <w:vAlign w:val="center"/>
          </w:tcPr>
          <w:p w14:paraId="5FE02511" w14:textId="686275CA" w:rsidR="00390CAC" w:rsidDel="00E24397" w:rsidRDefault="00F320F3" w:rsidP="00F475BC">
            <w:pPr>
              <w:tabs>
                <w:tab w:val="left" w:pos="180"/>
                <w:tab w:val="left" w:pos="990"/>
              </w:tabs>
              <w:spacing w:after="0"/>
              <w:jc w:val="center"/>
              <w:rPr>
                <w:del w:id="247" w:author="Paolo T. Parone" w:date="2018-07-30T12:58:00Z"/>
                <w:sz w:val="20"/>
                <w:szCs w:val="20"/>
              </w:rPr>
            </w:pPr>
            <w:del w:id="248" w:author="Paolo T. Parone" w:date="2018-07-30T12:58:00Z">
              <w:r w:rsidDel="00E24397">
                <w:rPr>
                  <w:sz w:val="20"/>
                  <w:szCs w:val="20"/>
                </w:rPr>
                <w:delText>4</w:delText>
              </w:r>
            </w:del>
          </w:p>
        </w:tc>
        <w:tc>
          <w:tcPr>
            <w:tcW w:w="353" w:type="pct"/>
            <w:shd w:val="clear" w:color="auto" w:fill="auto"/>
            <w:vAlign w:val="center"/>
          </w:tcPr>
          <w:p w14:paraId="34FAE4CD" w14:textId="541C18F1" w:rsidR="00390CAC" w:rsidDel="00E24397" w:rsidRDefault="00F320F3" w:rsidP="00F475BC">
            <w:pPr>
              <w:tabs>
                <w:tab w:val="left" w:pos="180"/>
                <w:tab w:val="left" w:pos="990"/>
              </w:tabs>
              <w:spacing w:after="0"/>
              <w:jc w:val="center"/>
              <w:rPr>
                <w:del w:id="249" w:author="Paolo T. Parone" w:date="2018-07-30T12:58:00Z"/>
                <w:sz w:val="20"/>
                <w:szCs w:val="20"/>
              </w:rPr>
            </w:pPr>
            <w:del w:id="250" w:author="Paolo T. Parone" w:date="2018-07-30T12:58:00Z">
              <w:r w:rsidDel="00E24397">
                <w:rPr>
                  <w:sz w:val="20"/>
                  <w:szCs w:val="20"/>
                </w:rPr>
                <w:delText>4</w:delText>
              </w:r>
            </w:del>
          </w:p>
        </w:tc>
        <w:tc>
          <w:tcPr>
            <w:tcW w:w="353" w:type="pct"/>
            <w:shd w:val="clear" w:color="auto" w:fill="auto"/>
            <w:vAlign w:val="center"/>
          </w:tcPr>
          <w:p w14:paraId="18286E55" w14:textId="7386BC45" w:rsidR="00390CAC" w:rsidDel="00E24397" w:rsidRDefault="00F320F3" w:rsidP="00F475BC">
            <w:pPr>
              <w:tabs>
                <w:tab w:val="left" w:pos="180"/>
                <w:tab w:val="left" w:pos="990"/>
              </w:tabs>
              <w:spacing w:after="0"/>
              <w:jc w:val="center"/>
              <w:rPr>
                <w:del w:id="251" w:author="Paolo T. Parone" w:date="2018-07-30T12:58:00Z"/>
                <w:sz w:val="20"/>
                <w:szCs w:val="20"/>
              </w:rPr>
            </w:pPr>
            <w:del w:id="252" w:author="Paolo T. Parone" w:date="2018-07-30T12:58:00Z">
              <w:r w:rsidDel="00E24397">
                <w:rPr>
                  <w:sz w:val="20"/>
                  <w:szCs w:val="20"/>
                </w:rPr>
                <w:delText>4</w:delText>
              </w:r>
            </w:del>
          </w:p>
        </w:tc>
        <w:tc>
          <w:tcPr>
            <w:tcW w:w="419" w:type="pct"/>
            <w:shd w:val="clear" w:color="auto" w:fill="auto"/>
            <w:vAlign w:val="center"/>
          </w:tcPr>
          <w:p w14:paraId="621D6EE5" w14:textId="5814C236" w:rsidR="00390CAC" w:rsidDel="00E24397" w:rsidRDefault="00F320F3" w:rsidP="00F475BC">
            <w:pPr>
              <w:spacing w:after="0"/>
              <w:jc w:val="center"/>
              <w:rPr>
                <w:del w:id="253" w:author="Paolo T. Parone" w:date="2018-07-30T12:58:00Z"/>
                <w:rFonts w:cs="Cambria"/>
                <w:b/>
                <w:sz w:val="20"/>
                <w:szCs w:val="20"/>
              </w:rPr>
            </w:pPr>
            <w:del w:id="254" w:author="Paolo T. Parone" w:date="2018-07-30T12:58:00Z">
              <w:r w:rsidDel="00E24397">
                <w:rPr>
                  <w:rFonts w:cs="Cambria"/>
                  <w:b/>
                  <w:sz w:val="20"/>
                  <w:szCs w:val="20"/>
                </w:rPr>
                <w:delText>16 – High</w:delText>
              </w:r>
            </w:del>
          </w:p>
        </w:tc>
        <w:tc>
          <w:tcPr>
            <w:tcW w:w="413" w:type="pct"/>
            <w:shd w:val="clear" w:color="auto" w:fill="auto"/>
            <w:vAlign w:val="center"/>
          </w:tcPr>
          <w:p w14:paraId="1E3433FD" w14:textId="4B4D67E7" w:rsidR="00390CAC" w:rsidDel="00E24397" w:rsidRDefault="00F320F3" w:rsidP="00F475BC">
            <w:pPr>
              <w:spacing w:after="0"/>
              <w:jc w:val="center"/>
              <w:rPr>
                <w:del w:id="255" w:author="Paolo T. Parone" w:date="2018-07-30T12:58:00Z"/>
                <w:rFonts w:cs="Cambria"/>
                <w:b/>
                <w:sz w:val="20"/>
                <w:szCs w:val="20"/>
              </w:rPr>
            </w:pPr>
            <w:del w:id="256" w:author="Paolo T. Parone" w:date="2018-07-30T12:58:00Z">
              <w:r w:rsidDel="00E24397">
                <w:rPr>
                  <w:rFonts w:cs="Cambria"/>
                  <w:b/>
                  <w:sz w:val="20"/>
                  <w:szCs w:val="20"/>
                </w:rPr>
                <w:delText>16 - High</w:delText>
              </w:r>
            </w:del>
          </w:p>
        </w:tc>
      </w:tr>
      <w:tr w:rsidR="001F3F4B" w:rsidRPr="006A10E5" w:rsidDel="00E24397" w14:paraId="6F43AC2A" w14:textId="3A270E12" w:rsidTr="00E24397">
        <w:tblPrEx>
          <w:jc w:val="center"/>
          <w:tblInd w:w="0" w:type="dxa"/>
        </w:tblPrEx>
        <w:trPr>
          <w:trHeight w:val="720"/>
          <w:tblHeader/>
          <w:jc w:val="center"/>
          <w:del w:id="257" w:author="Paolo T. Parone" w:date="2018-07-30T12:58:00Z"/>
        </w:trPr>
        <w:tc>
          <w:tcPr>
            <w:tcW w:w="338" w:type="pct"/>
          </w:tcPr>
          <w:p w14:paraId="3C9907BF" w14:textId="0DC3A3E2" w:rsidR="001F3F4B" w:rsidDel="00E24397" w:rsidRDefault="001F3F4B" w:rsidP="001F3F4B">
            <w:pPr>
              <w:spacing w:after="0"/>
              <w:jc w:val="center"/>
              <w:rPr>
                <w:del w:id="258" w:author="Paolo T. Parone" w:date="2018-07-30T12:58:00Z"/>
                <w:rFonts w:cs="Cambria"/>
                <w:b/>
                <w:sz w:val="20"/>
                <w:szCs w:val="20"/>
              </w:rPr>
            </w:pPr>
            <w:del w:id="259" w:author="Paolo T. Parone" w:date="2018-07-30T12:58:00Z">
              <w:r w:rsidDel="00E24397">
                <w:rPr>
                  <w:rFonts w:cs="Cambria"/>
                  <w:b/>
                  <w:sz w:val="20"/>
                  <w:szCs w:val="20"/>
                </w:rPr>
                <w:delText>16</w:delText>
              </w:r>
            </w:del>
          </w:p>
        </w:tc>
        <w:tc>
          <w:tcPr>
            <w:tcW w:w="455" w:type="pct"/>
          </w:tcPr>
          <w:p w14:paraId="55CB0C04" w14:textId="2572CF8C" w:rsidR="001F3F4B" w:rsidRPr="0082206A" w:rsidDel="00E24397" w:rsidRDefault="001F3F4B" w:rsidP="001F3F4B">
            <w:pPr>
              <w:spacing w:after="0"/>
              <w:rPr>
                <w:del w:id="260" w:author="Paolo T. Parone" w:date="2018-07-30T12:58:00Z"/>
                <w:sz w:val="20"/>
                <w:szCs w:val="20"/>
              </w:rPr>
            </w:pPr>
          </w:p>
        </w:tc>
        <w:tc>
          <w:tcPr>
            <w:tcW w:w="2348" w:type="pct"/>
          </w:tcPr>
          <w:p w14:paraId="3972D2B3" w14:textId="1509C4E9" w:rsidR="001F3F4B" w:rsidDel="00E24397" w:rsidRDefault="00BF7B2D" w:rsidP="001F3F4B">
            <w:pPr>
              <w:tabs>
                <w:tab w:val="left" w:pos="180"/>
                <w:tab w:val="left" w:pos="990"/>
              </w:tabs>
              <w:spacing w:after="0" w:line="240" w:lineRule="auto"/>
              <w:rPr>
                <w:del w:id="261" w:author="Paolo T. Parone" w:date="2018-07-30T12:58:00Z"/>
                <w:b/>
                <w:sz w:val="20"/>
                <w:szCs w:val="20"/>
                <w:u w:val="single"/>
                <w:lang w:val="en-US"/>
              </w:rPr>
            </w:pPr>
            <w:del w:id="262" w:author="Paolo T. Parone" w:date="2018-07-30T12:58:00Z">
              <w:r w:rsidDel="00E24397">
                <w:rPr>
                  <w:b/>
                  <w:sz w:val="20"/>
                  <w:szCs w:val="20"/>
                  <w:u w:val="single"/>
                  <w:lang w:val="en-US"/>
                </w:rPr>
                <w:delText>Data Security</w:delText>
              </w:r>
            </w:del>
          </w:p>
          <w:p w14:paraId="6998E94A" w14:textId="06ABD8D9" w:rsidR="001F3F4B" w:rsidDel="00E24397" w:rsidRDefault="001F3F4B" w:rsidP="001F3F4B">
            <w:pPr>
              <w:tabs>
                <w:tab w:val="left" w:pos="180"/>
                <w:tab w:val="left" w:pos="990"/>
              </w:tabs>
              <w:spacing w:after="0" w:line="240" w:lineRule="auto"/>
              <w:rPr>
                <w:del w:id="263" w:author="Paolo T. Parone" w:date="2018-07-30T12:58:00Z"/>
                <w:b/>
                <w:sz w:val="20"/>
                <w:szCs w:val="20"/>
                <w:u w:val="single"/>
                <w:lang w:val="en-US"/>
              </w:rPr>
            </w:pPr>
            <w:del w:id="264" w:author="Paolo T. Parone" w:date="2018-07-30T12:58:00Z">
              <w:r w:rsidDel="00E24397">
                <w:rPr>
                  <w:sz w:val="20"/>
                  <w:szCs w:val="20"/>
                  <w:lang w:val="en-US"/>
                </w:rPr>
                <w:delText>Security breach due to improper handling of Payroll Master List</w:delText>
              </w:r>
            </w:del>
          </w:p>
        </w:tc>
        <w:tc>
          <w:tcPr>
            <w:tcW w:w="321" w:type="pct"/>
            <w:shd w:val="clear" w:color="auto" w:fill="auto"/>
            <w:vAlign w:val="center"/>
          </w:tcPr>
          <w:p w14:paraId="2A3AB50B" w14:textId="726EAD0F" w:rsidR="001F3F4B" w:rsidDel="00E24397" w:rsidRDefault="001F3F4B" w:rsidP="001F3F4B">
            <w:pPr>
              <w:tabs>
                <w:tab w:val="left" w:pos="180"/>
                <w:tab w:val="left" w:pos="990"/>
              </w:tabs>
              <w:spacing w:after="0"/>
              <w:jc w:val="center"/>
              <w:rPr>
                <w:del w:id="265" w:author="Paolo T. Parone" w:date="2018-07-30T12:58:00Z"/>
                <w:sz w:val="20"/>
                <w:szCs w:val="20"/>
              </w:rPr>
            </w:pPr>
            <w:del w:id="266" w:author="Paolo T. Parone" w:date="2018-07-30T12:58:00Z">
              <w:r w:rsidDel="00E24397">
                <w:rPr>
                  <w:sz w:val="20"/>
                  <w:szCs w:val="20"/>
                </w:rPr>
                <w:delText>3</w:delText>
              </w:r>
            </w:del>
          </w:p>
        </w:tc>
        <w:tc>
          <w:tcPr>
            <w:tcW w:w="353" w:type="pct"/>
            <w:shd w:val="clear" w:color="auto" w:fill="auto"/>
            <w:vAlign w:val="center"/>
          </w:tcPr>
          <w:p w14:paraId="294035D3" w14:textId="55AB44C6" w:rsidR="001F3F4B" w:rsidDel="00E24397" w:rsidRDefault="001F3F4B" w:rsidP="001F3F4B">
            <w:pPr>
              <w:tabs>
                <w:tab w:val="left" w:pos="180"/>
                <w:tab w:val="left" w:pos="990"/>
              </w:tabs>
              <w:spacing w:after="0"/>
              <w:jc w:val="center"/>
              <w:rPr>
                <w:del w:id="267" w:author="Paolo T. Parone" w:date="2018-07-30T12:58:00Z"/>
                <w:sz w:val="20"/>
                <w:szCs w:val="20"/>
              </w:rPr>
            </w:pPr>
            <w:del w:id="268" w:author="Paolo T. Parone" w:date="2018-07-30T12:58:00Z">
              <w:r w:rsidDel="00E24397">
                <w:rPr>
                  <w:sz w:val="20"/>
                  <w:szCs w:val="20"/>
                </w:rPr>
                <w:delText>3</w:delText>
              </w:r>
            </w:del>
          </w:p>
        </w:tc>
        <w:tc>
          <w:tcPr>
            <w:tcW w:w="353" w:type="pct"/>
            <w:shd w:val="clear" w:color="auto" w:fill="auto"/>
            <w:vAlign w:val="center"/>
          </w:tcPr>
          <w:p w14:paraId="1F5D966D" w14:textId="3CE9CB01" w:rsidR="001F3F4B" w:rsidDel="00E24397" w:rsidRDefault="001F3F4B" w:rsidP="001F3F4B">
            <w:pPr>
              <w:tabs>
                <w:tab w:val="left" w:pos="180"/>
                <w:tab w:val="left" w:pos="990"/>
              </w:tabs>
              <w:spacing w:after="0"/>
              <w:jc w:val="center"/>
              <w:rPr>
                <w:del w:id="269" w:author="Paolo T. Parone" w:date="2018-07-30T12:58:00Z"/>
                <w:sz w:val="20"/>
                <w:szCs w:val="20"/>
              </w:rPr>
            </w:pPr>
            <w:del w:id="270" w:author="Paolo T. Parone" w:date="2018-07-30T12:58:00Z">
              <w:r w:rsidDel="00E24397">
                <w:rPr>
                  <w:sz w:val="20"/>
                  <w:szCs w:val="20"/>
                </w:rPr>
                <w:delText>1</w:delText>
              </w:r>
            </w:del>
          </w:p>
        </w:tc>
        <w:tc>
          <w:tcPr>
            <w:tcW w:w="419" w:type="pct"/>
            <w:shd w:val="clear" w:color="auto" w:fill="auto"/>
            <w:vAlign w:val="center"/>
          </w:tcPr>
          <w:p w14:paraId="6460A4F8" w14:textId="3CADC88F" w:rsidR="001F3F4B" w:rsidDel="00E24397" w:rsidRDefault="001F3F4B" w:rsidP="001F3F4B">
            <w:pPr>
              <w:spacing w:after="0"/>
              <w:jc w:val="center"/>
              <w:rPr>
                <w:del w:id="271" w:author="Paolo T. Parone" w:date="2018-07-30T12:58:00Z"/>
                <w:rFonts w:cs="Cambria"/>
                <w:b/>
                <w:sz w:val="20"/>
                <w:szCs w:val="20"/>
              </w:rPr>
            </w:pPr>
            <w:del w:id="272" w:author="Paolo T. Parone" w:date="2018-07-30T12:58:00Z">
              <w:r w:rsidDel="00E24397">
                <w:rPr>
                  <w:rFonts w:cs="Cambria"/>
                  <w:b/>
                  <w:sz w:val="20"/>
                  <w:szCs w:val="20"/>
                </w:rPr>
                <w:delText>9 – Medium</w:delText>
              </w:r>
            </w:del>
          </w:p>
        </w:tc>
        <w:tc>
          <w:tcPr>
            <w:tcW w:w="413" w:type="pct"/>
            <w:shd w:val="clear" w:color="auto" w:fill="auto"/>
            <w:vAlign w:val="center"/>
          </w:tcPr>
          <w:p w14:paraId="6AA5A1F9" w14:textId="36822736" w:rsidR="001F3F4B" w:rsidDel="00E24397" w:rsidRDefault="001F3F4B" w:rsidP="001F3F4B">
            <w:pPr>
              <w:spacing w:after="0"/>
              <w:jc w:val="center"/>
              <w:rPr>
                <w:del w:id="273" w:author="Paolo T. Parone" w:date="2018-07-30T12:58:00Z"/>
                <w:rFonts w:cs="Cambria"/>
                <w:b/>
                <w:sz w:val="20"/>
                <w:szCs w:val="20"/>
              </w:rPr>
            </w:pPr>
            <w:del w:id="274" w:author="Paolo T. Parone" w:date="2018-07-30T12:58:00Z">
              <w:r w:rsidDel="00E24397">
                <w:rPr>
                  <w:rFonts w:cs="Cambria"/>
                  <w:b/>
                  <w:sz w:val="20"/>
                  <w:szCs w:val="20"/>
                </w:rPr>
                <w:delText>1 - Low</w:delText>
              </w:r>
            </w:del>
          </w:p>
        </w:tc>
      </w:tr>
    </w:tbl>
    <w:p w14:paraId="6850F85B" w14:textId="010031D4" w:rsidR="00016286" w:rsidDel="00E24397" w:rsidRDefault="00016286" w:rsidP="00104366">
      <w:pPr>
        <w:rPr>
          <w:del w:id="275" w:author="Paolo T. Parone" w:date="2018-07-30T12:59:00Z"/>
        </w:rPr>
      </w:pPr>
    </w:p>
    <w:p w14:paraId="28F5132E" w14:textId="470FCD6F" w:rsidR="004A53D8" w:rsidRPr="00016286" w:rsidRDefault="004A53D8" w:rsidP="00016286">
      <w:pPr>
        <w:tabs>
          <w:tab w:val="left" w:pos="4923"/>
        </w:tabs>
        <w:sectPr w:rsidR="004A53D8" w:rsidRPr="00016286" w:rsidSect="00057713">
          <w:pgSz w:w="16839" w:h="11907" w:orient="landscape" w:code="9"/>
          <w:pgMar w:top="720" w:right="720" w:bottom="450" w:left="720" w:header="432" w:footer="83" w:gutter="0"/>
          <w:cols w:space="720"/>
          <w:docGrid w:linePitch="360"/>
        </w:sectPr>
      </w:pPr>
    </w:p>
    <w:p w14:paraId="0554B5F2" w14:textId="77777777" w:rsidR="004A53D8" w:rsidRPr="004A53D8" w:rsidRDefault="004A53D8" w:rsidP="004A53D8">
      <w:pPr>
        <w:spacing w:line="240" w:lineRule="auto"/>
        <w:rPr>
          <w:rFonts w:cstheme="minorHAnsi"/>
          <w:sz w:val="20"/>
          <w:szCs w:val="20"/>
        </w:rPr>
      </w:pPr>
      <w:r w:rsidRPr="004A53D8">
        <w:rPr>
          <w:rFonts w:cstheme="minorHAnsi"/>
          <w:sz w:val="20"/>
          <w:szCs w:val="20"/>
        </w:rPr>
        <w:lastRenderedPageBreak/>
        <w:t>Detailed discussion of the Risk Assessment and Treatment Plan is presented below:</w:t>
      </w:r>
    </w:p>
    <w:tbl>
      <w:tblPr>
        <w:tblStyle w:val="TableGrid"/>
        <w:tblW w:w="15385" w:type="dxa"/>
        <w:tblLook w:val="04A0" w:firstRow="1" w:lastRow="0" w:firstColumn="1" w:lastColumn="0" w:noHBand="0" w:noVBand="1"/>
      </w:tblPr>
      <w:tblGrid>
        <w:gridCol w:w="2245"/>
        <w:gridCol w:w="2520"/>
        <w:gridCol w:w="2520"/>
        <w:gridCol w:w="5040"/>
        <w:gridCol w:w="3060"/>
      </w:tblGrid>
      <w:tr w:rsidR="006B075A" w14:paraId="64D0D609" w14:textId="77777777" w:rsidTr="00684C8A">
        <w:trPr>
          <w:trHeight w:val="288"/>
        </w:trPr>
        <w:tc>
          <w:tcPr>
            <w:tcW w:w="2245" w:type="dxa"/>
            <w:tcBorders>
              <w:bottom w:val="single" w:sz="4" w:space="0" w:color="auto"/>
            </w:tcBorders>
            <w:vAlign w:val="center"/>
          </w:tcPr>
          <w:p w14:paraId="1DD917E8" w14:textId="7C2BB932" w:rsidR="006B075A" w:rsidRPr="00616E94" w:rsidRDefault="00616E94" w:rsidP="00616E94">
            <w:pPr>
              <w:tabs>
                <w:tab w:val="left" w:pos="990"/>
                <w:tab w:val="left" w:pos="1235"/>
              </w:tabs>
              <w:spacing w:after="0" w:line="240" w:lineRule="auto"/>
              <w:jc w:val="center"/>
              <w:rPr>
                <w:b/>
                <w:bCs/>
                <w:sz w:val="20"/>
                <w:szCs w:val="20"/>
              </w:rPr>
            </w:pPr>
            <w:r w:rsidRPr="00616E94">
              <w:rPr>
                <w:b/>
                <w:bCs/>
                <w:sz w:val="20"/>
                <w:szCs w:val="20"/>
              </w:rPr>
              <w:t>01</w:t>
            </w:r>
          </w:p>
        </w:tc>
        <w:tc>
          <w:tcPr>
            <w:tcW w:w="13140" w:type="dxa"/>
            <w:gridSpan w:val="4"/>
            <w:tcBorders>
              <w:bottom w:val="single" w:sz="4" w:space="0" w:color="auto"/>
            </w:tcBorders>
            <w:vAlign w:val="center"/>
          </w:tcPr>
          <w:p w14:paraId="2C76CE30" w14:textId="09D79D61" w:rsidR="006B075A" w:rsidRPr="007F5F1D" w:rsidRDefault="008811B3" w:rsidP="00684C8A">
            <w:pPr>
              <w:tabs>
                <w:tab w:val="left" w:pos="990"/>
                <w:tab w:val="left" w:pos="1235"/>
              </w:tabs>
              <w:spacing w:after="0" w:line="240" w:lineRule="auto"/>
              <w:rPr>
                <w:b/>
                <w:bCs/>
                <w:sz w:val="20"/>
                <w:szCs w:val="20"/>
                <w:u w:val="single"/>
              </w:rPr>
            </w:pPr>
            <w:r>
              <w:rPr>
                <w:b/>
                <w:bCs/>
                <w:sz w:val="20"/>
                <w:szCs w:val="20"/>
                <w:u w:val="single"/>
              </w:rPr>
              <w:t>Storage and Retention</w:t>
            </w:r>
          </w:p>
        </w:tc>
      </w:tr>
      <w:tr w:rsidR="006B075A" w14:paraId="0DDDCD06" w14:textId="77777777" w:rsidTr="00684C8A">
        <w:trPr>
          <w:trHeight w:val="72"/>
        </w:trPr>
        <w:tc>
          <w:tcPr>
            <w:tcW w:w="15385" w:type="dxa"/>
            <w:gridSpan w:val="5"/>
            <w:tcBorders>
              <w:top w:val="single" w:sz="4" w:space="0" w:color="auto"/>
              <w:left w:val="nil"/>
              <w:bottom w:val="single" w:sz="4" w:space="0" w:color="auto"/>
              <w:right w:val="nil"/>
            </w:tcBorders>
          </w:tcPr>
          <w:p w14:paraId="3AB005DD" w14:textId="77777777" w:rsidR="006B075A" w:rsidRPr="00C53824" w:rsidRDefault="006B075A" w:rsidP="00684C8A">
            <w:pPr>
              <w:spacing w:after="0" w:line="240" w:lineRule="auto"/>
              <w:rPr>
                <w:sz w:val="2"/>
              </w:rPr>
            </w:pPr>
          </w:p>
        </w:tc>
      </w:tr>
      <w:tr w:rsidR="006B075A" w14:paraId="0BA19951" w14:textId="77777777" w:rsidTr="00684C8A">
        <w:trPr>
          <w:trHeight w:val="288"/>
        </w:trPr>
        <w:tc>
          <w:tcPr>
            <w:tcW w:w="15385" w:type="dxa"/>
            <w:gridSpan w:val="5"/>
            <w:tcBorders>
              <w:top w:val="single" w:sz="4" w:space="0" w:color="auto"/>
              <w:bottom w:val="single" w:sz="4" w:space="0" w:color="auto"/>
            </w:tcBorders>
            <w:vAlign w:val="center"/>
          </w:tcPr>
          <w:p w14:paraId="110F1B93" w14:textId="065C3198" w:rsidR="006B075A" w:rsidRDefault="006B075A" w:rsidP="00684C8A">
            <w:pPr>
              <w:spacing w:after="0" w:line="240" w:lineRule="auto"/>
            </w:pPr>
            <w:r w:rsidRPr="006077A7">
              <w:rPr>
                <w:sz w:val="20"/>
                <w:szCs w:val="20"/>
              </w:rPr>
              <w:t xml:space="preserve">Risk of data breach from unauthorized access to personal data due to absence of storage </w:t>
            </w:r>
            <w:r w:rsidR="008811B3">
              <w:rPr>
                <w:sz w:val="20"/>
                <w:szCs w:val="20"/>
              </w:rPr>
              <w:t xml:space="preserve">and </w:t>
            </w:r>
            <w:r w:rsidRPr="006077A7">
              <w:rPr>
                <w:sz w:val="20"/>
                <w:szCs w:val="20"/>
              </w:rPr>
              <w:t>retention policy</w:t>
            </w:r>
          </w:p>
        </w:tc>
      </w:tr>
      <w:tr w:rsidR="006B075A" w14:paraId="3AFD2103" w14:textId="77777777" w:rsidTr="00684C8A">
        <w:trPr>
          <w:trHeight w:val="72"/>
        </w:trPr>
        <w:tc>
          <w:tcPr>
            <w:tcW w:w="15385" w:type="dxa"/>
            <w:gridSpan w:val="5"/>
            <w:tcBorders>
              <w:top w:val="single" w:sz="4" w:space="0" w:color="auto"/>
              <w:left w:val="nil"/>
              <w:bottom w:val="nil"/>
              <w:right w:val="nil"/>
            </w:tcBorders>
          </w:tcPr>
          <w:p w14:paraId="518373C5" w14:textId="77777777" w:rsidR="006B075A" w:rsidRPr="00C53824" w:rsidRDefault="006B075A" w:rsidP="00684C8A">
            <w:pPr>
              <w:spacing w:after="0" w:line="240" w:lineRule="auto"/>
              <w:rPr>
                <w:sz w:val="2"/>
                <w:szCs w:val="2"/>
              </w:rPr>
            </w:pPr>
          </w:p>
        </w:tc>
      </w:tr>
      <w:tr w:rsidR="006B075A" w14:paraId="07DA1207" w14:textId="77777777" w:rsidTr="0065097D">
        <w:trPr>
          <w:trHeight w:val="20"/>
        </w:trPr>
        <w:tc>
          <w:tcPr>
            <w:tcW w:w="4765" w:type="dxa"/>
            <w:gridSpan w:val="2"/>
            <w:tcBorders>
              <w:top w:val="single" w:sz="4" w:space="0" w:color="auto"/>
            </w:tcBorders>
            <w:vAlign w:val="center"/>
          </w:tcPr>
          <w:p w14:paraId="1BE83EC4" w14:textId="77777777" w:rsidR="006B075A" w:rsidRPr="00C53824" w:rsidRDefault="006B075A" w:rsidP="00684C8A">
            <w:pPr>
              <w:spacing w:after="0" w:line="240" w:lineRule="auto"/>
              <w:jc w:val="center"/>
              <w:rPr>
                <w:b/>
                <w:sz w:val="20"/>
                <w:szCs w:val="20"/>
              </w:rPr>
            </w:pPr>
            <w:r w:rsidRPr="00C53824">
              <w:rPr>
                <w:b/>
                <w:sz w:val="20"/>
                <w:szCs w:val="20"/>
              </w:rPr>
              <w:t>Threat / Vulnerability</w:t>
            </w:r>
          </w:p>
        </w:tc>
        <w:tc>
          <w:tcPr>
            <w:tcW w:w="2520" w:type="dxa"/>
            <w:tcBorders>
              <w:top w:val="single" w:sz="4" w:space="0" w:color="auto"/>
            </w:tcBorders>
            <w:vAlign w:val="center"/>
          </w:tcPr>
          <w:p w14:paraId="37BCB467" w14:textId="77777777" w:rsidR="006B075A" w:rsidRPr="00C53824" w:rsidRDefault="006B075A" w:rsidP="00684C8A">
            <w:pPr>
              <w:spacing w:after="0" w:line="240" w:lineRule="auto"/>
              <w:jc w:val="center"/>
              <w:rPr>
                <w:b/>
                <w:sz w:val="20"/>
                <w:szCs w:val="20"/>
              </w:rPr>
            </w:pPr>
            <w:r w:rsidRPr="00C53824">
              <w:rPr>
                <w:b/>
                <w:sz w:val="20"/>
                <w:szCs w:val="20"/>
              </w:rPr>
              <w:t>Control / Mitigating Circumstances</w:t>
            </w:r>
          </w:p>
        </w:tc>
        <w:tc>
          <w:tcPr>
            <w:tcW w:w="5040" w:type="dxa"/>
            <w:tcBorders>
              <w:top w:val="single" w:sz="4" w:space="0" w:color="auto"/>
            </w:tcBorders>
            <w:vAlign w:val="center"/>
          </w:tcPr>
          <w:p w14:paraId="5D61AD08" w14:textId="77777777" w:rsidR="006B075A" w:rsidRPr="00C53824" w:rsidRDefault="006B075A" w:rsidP="00684C8A">
            <w:pPr>
              <w:spacing w:after="0" w:line="240" w:lineRule="auto"/>
              <w:jc w:val="center"/>
              <w:rPr>
                <w:b/>
                <w:sz w:val="20"/>
                <w:szCs w:val="20"/>
              </w:rPr>
            </w:pPr>
            <w:r w:rsidRPr="00C53824">
              <w:rPr>
                <w:b/>
                <w:sz w:val="20"/>
                <w:szCs w:val="20"/>
              </w:rPr>
              <w:t>Recommendation</w:t>
            </w:r>
          </w:p>
        </w:tc>
        <w:tc>
          <w:tcPr>
            <w:tcW w:w="3060" w:type="dxa"/>
            <w:tcBorders>
              <w:top w:val="single" w:sz="4" w:space="0" w:color="auto"/>
            </w:tcBorders>
            <w:vAlign w:val="center"/>
          </w:tcPr>
          <w:p w14:paraId="0737EF0A" w14:textId="77777777" w:rsidR="006B075A" w:rsidRPr="00C53824" w:rsidRDefault="006B075A" w:rsidP="00684C8A">
            <w:pPr>
              <w:spacing w:after="0" w:line="240" w:lineRule="auto"/>
              <w:jc w:val="center"/>
              <w:rPr>
                <w:b/>
                <w:sz w:val="20"/>
                <w:szCs w:val="20"/>
              </w:rPr>
            </w:pPr>
            <w:r w:rsidRPr="00C53824">
              <w:rPr>
                <w:b/>
                <w:sz w:val="20"/>
                <w:szCs w:val="20"/>
              </w:rPr>
              <w:t>Action Plan</w:t>
            </w:r>
          </w:p>
        </w:tc>
      </w:tr>
      <w:tr w:rsidR="008811B3" w14:paraId="261E7F6B" w14:textId="77777777" w:rsidTr="0065097D">
        <w:trPr>
          <w:trHeight w:val="20"/>
        </w:trPr>
        <w:tc>
          <w:tcPr>
            <w:tcW w:w="4765" w:type="dxa"/>
            <w:gridSpan w:val="2"/>
            <w:tcBorders>
              <w:top w:val="single" w:sz="4" w:space="0" w:color="auto"/>
            </w:tcBorders>
          </w:tcPr>
          <w:p w14:paraId="1BD5736C" w14:textId="77777777" w:rsidR="008811B3" w:rsidRDefault="008811B3" w:rsidP="008811B3">
            <w:pPr>
              <w:jc w:val="both"/>
              <w:rPr>
                <w:rFonts w:cs="Cambria"/>
                <w:b/>
                <w:sz w:val="20"/>
                <w:szCs w:val="20"/>
                <w:u w:val="single"/>
              </w:rPr>
            </w:pPr>
            <w:r w:rsidRPr="00F653DB">
              <w:rPr>
                <w:rFonts w:cs="Cambria"/>
                <w:b/>
                <w:sz w:val="20"/>
                <w:szCs w:val="20"/>
                <w:u w:val="single"/>
              </w:rPr>
              <w:t>Threat</w:t>
            </w:r>
          </w:p>
          <w:p w14:paraId="6FDBC9FC" w14:textId="1DFBF504" w:rsidR="008811B3" w:rsidRPr="00114C4A" w:rsidRDefault="008811B3" w:rsidP="0081797C">
            <w:pPr>
              <w:pStyle w:val="ListParagraph"/>
              <w:numPr>
                <w:ilvl w:val="0"/>
                <w:numId w:val="6"/>
              </w:numPr>
              <w:tabs>
                <w:tab w:val="left" w:pos="990"/>
                <w:tab w:val="left" w:pos="1235"/>
              </w:tabs>
              <w:ind w:left="425"/>
              <w:rPr>
                <w:rFonts w:cstheme="minorHAnsi"/>
                <w:b/>
                <w:sz w:val="20"/>
                <w:szCs w:val="20"/>
                <w:u w:val="single"/>
              </w:rPr>
            </w:pPr>
            <w:r w:rsidRPr="008811B3">
              <w:rPr>
                <w:rFonts w:cstheme="minorHAnsi"/>
                <w:sz w:val="20"/>
                <w:szCs w:val="20"/>
              </w:rPr>
              <w:t>Security breach that involves unauthorized use</w:t>
            </w:r>
            <w:r w:rsidR="00114C4A">
              <w:rPr>
                <w:rFonts w:cstheme="minorHAnsi"/>
                <w:sz w:val="20"/>
                <w:szCs w:val="20"/>
              </w:rPr>
              <w:t xml:space="preserve"> / use beyond the</w:t>
            </w:r>
            <w:r w:rsidRPr="008811B3">
              <w:rPr>
                <w:rFonts w:cstheme="minorHAnsi"/>
                <w:sz w:val="20"/>
                <w:szCs w:val="20"/>
              </w:rPr>
              <w:t xml:space="preserve"> </w:t>
            </w:r>
            <w:r w:rsidR="00114C4A">
              <w:rPr>
                <w:rFonts w:cstheme="minorHAnsi"/>
                <w:sz w:val="20"/>
                <w:szCs w:val="20"/>
              </w:rPr>
              <w:t xml:space="preserve">purpose consented </w:t>
            </w:r>
            <w:r w:rsidRPr="008811B3">
              <w:rPr>
                <w:rFonts w:cstheme="minorHAnsi"/>
                <w:sz w:val="20"/>
                <w:szCs w:val="20"/>
              </w:rPr>
              <w:t>of personal and sensitive personal information</w:t>
            </w:r>
          </w:p>
          <w:p w14:paraId="3A29373E" w14:textId="65F34B4E" w:rsidR="00114C4A" w:rsidRPr="008811B3" w:rsidRDefault="00114C4A" w:rsidP="0081797C">
            <w:pPr>
              <w:pStyle w:val="ListParagraph"/>
              <w:numPr>
                <w:ilvl w:val="0"/>
                <w:numId w:val="6"/>
              </w:numPr>
              <w:tabs>
                <w:tab w:val="left" w:pos="990"/>
                <w:tab w:val="left" w:pos="1235"/>
              </w:tabs>
              <w:ind w:left="425"/>
              <w:rPr>
                <w:rFonts w:cstheme="minorHAnsi"/>
                <w:b/>
                <w:sz w:val="20"/>
                <w:szCs w:val="20"/>
                <w:u w:val="single"/>
              </w:rPr>
            </w:pPr>
            <w:r w:rsidRPr="00F653DB">
              <w:rPr>
                <w:sz w:val="20"/>
                <w:szCs w:val="20"/>
              </w:rPr>
              <w:t xml:space="preserve">Leak of </w:t>
            </w:r>
            <w:r>
              <w:rPr>
                <w:sz w:val="20"/>
                <w:szCs w:val="20"/>
              </w:rPr>
              <w:t xml:space="preserve">personal </w:t>
            </w:r>
            <w:r w:rsidRPr="00F653DB">
              <w:rPr>
                <w:sz w:val="20"/>
                <w:szCs w:val="20"/>
              </w:rPr>
              <w:t>data because of</w:t>
            </w:r>
            <w:r>
              <w:rPr>
                <w:sz w:val="20"/>
                <w:szCs w:val="20"/>
              </w:rPr>
              <w:t xml:space="preserve"> increasing number of documents, </w:t>
            </w:r>
            <w:r w:rsidRPr="00F653DB">
              <w:rPr>
                <w:sz w:val="20"/>
                <w:szCs w:val="20"/>
              </w:rPr>
              <w:t xml:space="preserve">files </w:t>
            </w:r>
            <w:r>
              <w:rPr>
                <w:sz w:val="20"/>
                <w:szCs w:val="20"/>
              </w:rPr>
              <w:t xml:space="preserve">and records </w:t>
            </w:r>
            <w:r w:rsidRPr="00F653DB">
              <w:rPr>
                <w:sz w:val="20"/>
                <w:szCs w:val="20"/>
              </w:rPr>
              <w:t xml:space="preserve">kept </w:t>
            </w:r>
            <w:r>
              <w:rPr>
                <w:sz w:val="20"/>
                <w:szCs w:val="20"/>
              </w:rPr>
              <w:t>by the Cooperative</w:t>
            </w:r>
          </w:p>
          <w:p w14:paraId="44CF333B" w14:textId="419CD9A9" w:rsidR="008811B3" w:rsidRPr="008811B3" w:rsidRDefault="008811B3" w:rsidP="0081797C">
            <w:pPr>
              <w:pStyle w:val="ListParagraph"/>
              <w:numPr>
                <w:ilvl w:val="0"/>
                <w:numId w:val="6"/>
              </w:numPr>
              <w:tabs>
                <w:tab w:val="left" w:pos="990"/>
                <w:tab w:val="left" w:pos="1235"/>
              </w:tabs>
              <w:ind w:left="425"/>
              <w:rPr>
                <w:rFonts w:cstheme="minorHAnsi"/>
                <w:sz w:val="20"/>
                <w:szCs w:val="20"/>
              </w:rPr>
            </w:pPr>
            <w:r w:rsidRPr="008811B3">
              <w:rPr>
                <w:rFonts w:cstheme="minorHAnsi"/>
                <w:sz w:val="20"/>
                <w:szCs w:val="20"/>
              </w:rPr>
              <w:t>Requires additional storage facility</w:t>
            </w:r>
          </w:p>
          <w:p w14:paraId="4A006738" w14:textId="77777777" w:rsidR="008811B3" w:rsidRPr="00F653DB" w:rsidRDefault="008811B3" w:rsidP="008811B3">
            <w:pPr>
              <w:jc w:val="both"/>
              <w:rPr>
                <w:rFonts w:cs="Cambria"/>
                <w:b/>
                <w:sz w:val="20"/>
                <w:szCs w:val="20"/>
                <w:u w:val="single"/>
              </w:rPr>
            </w:pPr>
            <w:r w:rsidRPr="00F653DB">
              <w:rPr>
                <w:rFonts w:cs="Cambria"/>
                <w:b/>
                <w:sz w:val="20"/>
                <w:szCs w:val="20"/>
                <w:u w:val="single"/>
              </w:rPr>
              <w:t>Vulnerability</w:t>
            </w:r>
          </w:p>
          <w:p w14:paraId="18EA691C" w14:textId="77777777" w:rsidR="008811B3" w:rsidRDefault="008811B3" w:rsidP="00133772">
            <w:pPr>
              <w:tabs>
                <w:tab w:val="left" w:pos="180"/>
                <w:tab w:val="left" w:pos="990"/>
              </w:tabs>
              <w:jc w:val="both"/>
              <w:rPr>
                <w:sz w:val="20"/>
                <w:szCs w:val="20"/>
              </w:rPr>
            </w:pPr>
            <w:r>
              <w:rPr>
                <w:sz w:val="20"/>
                <w:szCs w:val="20"/>
              </w:rPr>
              <w:t>The Cooperative has yet to develop and formalize policies and procedures for the storage and retention of documents, files or records with personal data.</w:t>
            </w:r>
          </w:p>
          <w:p w14:paraId="7F3762C6" w14:textId="5A5484C3" w:rsidR="0037535D" w:rsidRDefault="008811B3" w:rsidP="00193821">
            <w:pPr>
              <w:tabs>
                <w:tab w:val="left" w:pos="180"/>
                <w:tab w:val="left" w:pos="990"/>
              </w:tabs>
              <w:jc w:val="both"/>
              <w:rPr>
                <w:sz w:val="20"/>
                <w:szCs w:val="20"/>
              </w:rPr>
            </w:pPr>
            <w:r>
              <w:rPr>
                <w:sz w:val="20"/>
                <w:szCs w:val="20"/>
              </w:rPr>
              <w:t xml:space="preserve">The Cooperative has retained and stored such documents, files and records over a reasonable period. The retention of such Cooperative documents, files and records is to facilitate </w:t>
            </w:r>
            <w:r w:rsidR="00881D18">
              <w:rPr>
                <w:sz w:val="20"/>
                <w:szCs w:val="20"/>
              </w:rPr>
              <w:t>both internal and external audit.</w:t>
            </w:r>
          </w:p>
          <w:p w14:paraId="0473207E" w14:textId="30B9A4DB" w:rsidR="008811B3" w:rsidRPr="0037535D" w:rsidRDefault="0037535D" w:rsidP="0037535D">
            <w:pPr>
              <w:rPr>
                <w:sz w:val="20"/>
                <w:szCs w:val="20"/>
              </w:rPr>
            </w:pPr>
            <w:r w:rsidRPr="0037535D">
              <w:rPr>
                <w:sz w:val="20"/>
                <w:szCs w:val="20"/>
              </w:rPr>
              <w:t>Please refer to</w:t>
            </w:r>
            <w:r w:rsidR="00193821">
              <w:rPr>
                <w:sz w:val="20"/>
                <w:szCs w:val="20"/>
              </w:rPr>
              <w:t xml:space="preserve"> DPA IRR Sec. 26 par. b.2.</w:t>
            </w:r>
            <w:r w:rsidRPr="0037535D">
              <w:rPr>
                <w:sz w:val="20"/>
                <w:szCs w:val="20"/>
              </w:rPr>
              <w:t xml:space="preserve"> </w:t>
            </w:r>
          </w:p>
        </w:tc>
        <w:tc>
          <w:tcPr>
            <w:tcW w:w="2520" w:type="dxa"/>
            <w:tcBorders>
              <w:top w:val="single" w:sz="4" w:space="0" w:color="auto"/>
            </w:tcBorders>
          </w:tcPr>
          <w:p w14:paraId="1B01481E" w14:textId="77777777" w:rsidR="008811B3" w:rsidRDefault="008811B3" w:rsidP="008811B3">
            <w:pPr>
              <w:jc w:val="center"/>
              <w:rPr>
                <w:b/>
                <w:sz w:val="20"/>
                <w:szCs w:val="20"/>
              </w:rPr>
            </w:pPr>
          </w:p>
          <w:p w14:paraId="5004C8BA" w14:textId="77777777" w:rsidR="001125A7" w:rsidRDefault="008A1063" w:rsidP="008A1063">
            <w:pPr>
              <w:rPr>
                <w:sz w:val="20"/>
                <w:szCs w:val="20"/>
              </w:rPr>
            </w:pPr>
            <w:r>
              <w:rPr>
                <w:sz w:val="20"/>
                <w:szCs w:val="20"/>
              </w:rPr>
              <w:t>Currently, n</w:t>
            </w:r>
            <w:r w:rsidRPr="00C95290">
              <w:rPr>
                <w:sz w:val="20"/>
                <w:szCs w:val="20"/>
              </w:rPr>
              <w:t>o related controls are in place</w:t>
            </w:r>
            <w:r w:rsidR="002266F7">
              <w:rPr>
                <w:sz w:val="20"/>
                <w:szCs w:val="20"/>
              </w:rPr>
              <w:t>.</w:t>
            </w:r>
          </w:p>
          <w:p w14:paraId="4FB2449C" w14:textId="77009C28" w:rsidR="001125A7" w:rsidRPr="001125A7" w:rsidRDefault="001125A7" w:rsidP="008A1063">
            <w:pPr>
              <w:rPr>
                <w:sz w:val="20"/>
                <w:szCs w:val="20"/>
              </w:rPr>
            </w:pPr>
          </w:p>
        </w:tc>
        <w:tc>
          <w:tcPr>
            <w:tcW w:w="5040" w:type="dxa"/>
            <w:tcBorders>
              <w:top w:val="single" w:sz="4" w:space="0" w:color="auto"/>
            </w:tcBorders>
          </w:tcPr>
          <w:p w14:paraId="38F29872" w14:textId="6EF337CA" w:rsidR="008811B3" w:rsidRPr="008A1063" w:rsidRDefault="008A1063" w:rsidP="00C54E25">
            <w:pPr>
              <w:autoSpaceDE w:val="0"/>
              <w:autoSpaceDN w:val="0"/>
              <w:adjustRightInd w:val="0"/>
              <w:jc w:val="both"/>
              <w:rPr>
                <w:b/>
                <w:sz w:val="20"/>
                <w:szCs w:val="20"/>
                <w:u w:val="single"/>
              </w:rPr>
            </w:pPr>
            <w:r w:rsidRPr="008A1063">
              <w:rPr>
                <w:b/>
                <w:sz w:val="20"/>
                <w:szCs w:val="20"/>
                <w:u w:val="single"/>
              </w:rPr>
              <w:t>Organizational</w:t>
            </w:r>
            <w:r w:rsidR="00114C4A">
              <w:rPr>
                <w:b/>
                <w:sz w:val="20"/>
                <w:szCs w:val="20"/>
                <w:u w:val="single"/>
              </w:rPr>
              <w:t xml:space="preserve"> Measures</w:t>
            </w:r>
          </w:p>
          <w:p w14:paraId="2BF9D445" w14:textId="7077C081" w:rsidR="008811B3" w:rsidRDefault="008A1063" w:rsidP="008811B3">
            <w:pPr>
              <w:autoSpaceDE w:val="0"/>
              <w:autoSpaceDN w:val="0"/>
              <w:adjustRightInd w:val="0"/>
              <w:jc w:val="both"/>
              <w:rPr>
                <w:sz w:val="20"/>
                <w:szCs w:val="20"/>
              </w:rPr>
            </w:pPr>
            <w:r>
              <w:rPr>
                <w:sz w:val="20"/>
                <w:szCs w:val="20"/>
              </w:rPr>
              <w:t>F</w:t>
            </w:r>
            <w:r w:rsidR="008811B3">
              <w:rPr>
                <w:sz w:val="20"/>
                <w:szCs w:val="20"/>
              </w:rPr>
              <w:t xml:space="preserve">ormalize </w:t>
            </w:r>
            <w:r>
              <w:rPr>
                <w:sz w:val="20"/>
                <w:szCs w:val="20"/>
              </w:rPr>
              <w:t xml:space="preserve">written </w:t>
            </w:r>
            <w:r w:rsidR="008811B3" w:rsidRPr="00483932">
              <w:rPr>
                <w:sz w:val="20"/>
                <w:szCs w:val="20"/>
              </w:rPr>
              <w:t xml:space="preserve">policies and procedures on </w:t>
            </w:r>
            <w:r>
              <w:rPr>
                <w:sz w:val="20"/>
                <w:szCs w:val="20"/>
              </w:rPr>
              <w:t>storage</w:t>
            </w:r>
            <w:r w:rsidR="008811B3" w:rsidRPr="00483932">
              <w:rPr>
                <w:sz w:val="20"/>
                <w:szCs w:val="20"/>
              </w:rPr>
              <w:t xml:space="preserve"> and </w:t>
            </w:r>
            <w:r>
              <w:rPr>
                <w:sz w:val="20"/>
                <w:szCs w:val="20"/>
              </w:rPr>
              <w:t>retention</w:t>
            </w:r>
            <w:r w:rsidR="008811B3">
              <w:rPr>
                <w:sz w:val="20"/>
                <w:szCs w:val="20"/>
              </w:rPr>
              <w:t xml:space="preserve"> of personal data. This </w:t>
            </w:r>
            <w:r w:rsidR="008811B3" w:rsidRPr="00483932">
              <w:rPr>
                <w:sz w:val="20"/>
                <w:szCs w:val="20"/>
              </w:rPr>
              <w:t>require</w:t>
            </w:r>
            <w:r w:rsidR="008811B3">
              <w:rPr>
                <w:sz w:val="20"/>
                <w:szCs w:val="20"/>
              </w:rPr>
              <w:t>s</w:t>
            </w:r>
            <w:r w:rsidR="008811B3" w:rsidRPr="00483932">
              <w:rPr>
                <w:sz w:val="20"/>
                <w:szCs w:val="20"/>
              </w:rPr>
              <w:t xml:space="preserve"> that personal data shall be retained within defined retention period of the </w:t>
            </w:r>
            <w:r w:rsidR="008811B3">
              <w:rPr>
                <w:sz w:val="20"/>
                <w:szCs w:val="20"/>
              </w:rPr>
              <w:t>Cooperative</w:t>
            </w:r>
            <w:r w:rsidR="008811B3" w:rsidRPr="00483932">
              <w:rPr>
                <w:sz w:val="20"/>
                <w:szCs w:val="20"/>
              </w:rPr>
              <w:t>. Upon expiration of such period, all physical and electronic copies shall be destroyed and disposed through secured means.</w:t>
            </w:r>
          </w:p>
          <w:p w14:paraId="74224303" w14:textId="197B756F" w:rsidR="008A1063" w:rsidRPr="008A1063" w:rsidRDefault="008A1063" w:rsidP="00C54E25">
            <w:pPr>
              <w:autoSpaceDE w:val="0"/>
              <w:autoSpaceDN w:val="0"/>
              <w:adjustRightInd w:val="0"/>
              <w:jc w:val="both"/>
              <w:rPr>
                <w:b/>
                <w:sz w:val="20"/>
                <w:szCs w:val="20"/>
                <w:u w:val="single"/>
              </w:rPr>
            </w:pPr>
            <w:r w:rsidRPr="008A1063">
              <w:rPr>
                <w:b/>
                <w:sz w:val="20"/>
                <w:szCs w:val="20"/>
                <w:u w:val="single"/>
              </w:rPr>
              <w:t>Physical</w:t>
            </w:r>
            <w:r w:rsidR="00114C4A">
              <w:rPr>
                <w:b/>
                <w:sz w:val="20"/>
                <w:szCs w:val="20"/>
                <w:u w:val="single"/>
              </w:rPr>
              <w:t xml:space="preserve"> and Technical Measures</w:t>
            </w:r>
          </w:p>
          <w:p w14:paraId="04FEEF6A" w14:textId="349E6B98" w:rsidR="00114C4A" w:rsidRPr="008811B3" w:rsidRDefault="00114C4A" w:rsidP="00C54E25">
            <w:pPr>
              <w:autoSpaceDE w:val="0"/>
              <w:autoSpaceDN w:val="0"/>
              <w:adjustRightInd w:val="0"/>
              <w:spacing w:after="0"/>
              <w:jc w:val="both"/>
              <w:rPr>
                <w:sz w:val="20"/>
                <w:szCs w:val="20"/>
              </w:rPr>
            </w:pPr>
            <w:r w:rsidRPr="00DA55E6">
              <w:rPr>
                <w:sz w:val="20"/>
                <w:szCs w:val="20"/>
              </w:rPr>
              <w:t>Ensure access to confidential documents</w:t>
            </w:r>
            <w:r w:rsidR="0026126B">
              <w:rPr>
                <w:sz w:val="20"/>
                <w:szCs w:val="20"/>
              </w:rPr>
              <w:t>, files or records are</w:t>
            </w:r>
            <w:r w:rsidRPr="00DA55E6">
              <w:rPr>
                <w:sz w:val="20"/>
                <w:szCs w:val="20"/>
              </w:rPr>
              <w:t xml:space="preserve"> limited only to personnel authorized to process the personal data.</w:t>
            </w:r>
          </w:p>
        </w:tc>
        <w:tc>
          <w:tcPr>
            <w:tcW w:w="3060" w:type="dxa"/>
            <w:tcBorders>
              <w:top w:val="single" w:sz="4" w:space="0" w:color="auto"/>
            </w:tcBorders>
          </w:tcPr>
          <w:p w14:paraId="66BD0669" w14:textId="77777777" w:rsidR="00CD1A2C" w:rsidRDefault="00CD1A2C" w:rsidP="008811B3"/>
          <w:p w14:paraId="377B4809" w14:textId="63C20985" w:rsidR="008811B3" w:rsidRPr="0022142C" w:rsidRDefault="003A4DF6" w:rsidP="008811B3">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Target Implementation Date:</w:t>
            </w:r>
          </w:p>
          <w:p w14:paraId="4624A3F5" w14:textId="525C020E" w:rsidR="00CD1A2C" w:rsidRPr="0022142C" w:rsidRDefault="008D1DF4" w:rsidP="008811B3">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Q2 2019</w:t>
            </w:r>
          </w:p>
          <w:p w14:paraId="394BA1C2" w14:textId="3E294737" w:rsidR="00D24510" w:rsidRDefault="008811B3" w:rsidP="005D5434">
            <w:pPr>
              <w:spacing w:after="0"/>
              <w:rPr>
                <w:rFonts w:ascii="Calibri" w:eastAsia="Calibri" w:hAnsi="Calibri" w:cs="Times New Roman"/>
                <w:bCs/>
                <w:color w:val="000000"/>
                <w:sz w:val="20"/>
                <w:szCs w:val="20"/>
                <w:lang w:val="en-US"/>
              </w:rPr>
            </w:pPr>
            <w:r w:rsidRPr="0022142C">
              <w:rPr>
                <w:rFonts w:ascii="Calibri" w:eastAsia="Calibri" w:hAnsi="Calibri" w:cs="Times New Roman"/>
                <w:bCs/>
                <w:color w:val="000000"/>
                <w:sz w:val="20"/>
                <w:szCs w:val="20"/>
                <w:lang w:val="en-US"/>
              </w:rPr>
              <w:t>Person</w:t>
            </w:r>
            <w:r w:rsidR="00EE7DA6">
              <w:rPr>
                <w:rFonts w:ascii="Calibri" w:eastAsia="Calibri" w:hAnsi="Calibri" w:cs="Times New Roman"/>
                <w:bCs/>
                <w:color w:val="000000"/>
                <w:sz w:val="20"/>
                <w:szCs w:val="20"/>
                <w:lang w:val="en-US"/>
              </w:rPr>
              <w:t>/s</w:t>
            </w:r>
            <w:r w:rsidRPr="0022142C">
              <w:rPr>
                <w:rFonts w:ascii="Calibri" w:eastAsia="Calibri" w:hAnsi="Calibri" w:cs="Times New Roman"/>
                <w:bCs/>
                <w:color w:val="000000"/>
                <w:sz w:val="20"/>
                <w:szCs w:val="20"/>
                <w:lang w:val="en-US"/>
              </w:rPr>
              <w:t xml:space="preserve"> Responsible</w:t>
            </w:r>
            <w:r w:rsidR="009B0835">
              <w:rPr>
                <w:rFonts w:ascii="Calibri" w:eastAsia="Calibri" w:hAnsi="Calibri" w:cs="Times New Roman"/>
                <w:bCs/>
                <w:color w:val="000000"/>
                <w:sz w:val="20"/>
                <w:szCs w:val="20"/>
                <w:lang w:val="en-US"/>
              </w:rPr>
              <w:t xml:space="preserve">: </w:t>
            </w:r>
          </w:p>
          <w:p w14:paraId="21F6760B" w14:textId="4806364E" w:rsidR="00D24510" w:rsidRPr="003C4C5D" w:rsidRDefault="00D24510" w:rsidP="005D5434">
            <w:pPr>
              <w:spacing w:after="0"/>
              <w:rPr>
                <w:rFonts w:ascii="Calibri" w:eastAsia="Calibri" w:hAnsi="Calibri" w:cs="Times New Roman"/>
                <w:bCs/>
                <w:color w:val="000000"/>
                <w:sz w:val="20"/>
                <w:szCs w:val="20"/>
              </w:rPr>
            </w:pPr>
            <w:r w:rsidRPr="003C4C5D">
              <w:rPr>
                <w:rFonts w:ascii="Calibri" w:eastAsia="Calibri" w:hAnsi="Calibri" w:cs="Times New Roman"/>
                <w:bCs/>
                <w:color w:val="000000"/>
                <w:sz w:val="20"/>
                <w:szCs w:val="20"/>
              </w:rPr>
              <w:t>Mr. Johnson M. Tan III – Data Protection Officer</w:t>
            </w:r>
            <w:r w:rsidR="003C4C5D">
              <w:rPr>
                <w:rFonts w:ascii="Calibri" w:eastAsia="Calibri" w:hAnsi="Calibri" w:cs="Times New Roman"/>
                <w:bCs/>
                <w:color w:val="000000"/>
                <w:sz w:val="20"/>
                <w:szCs w:val="20"/>
              </w:rPr>
              <w:t xml:space="preserve"> (DPO)</w:t>
            </w:r>
          </w:p>
          <w:p w14:paraId="21ECD046" w14:textId="49E668D7" w:rsidR="00D24510" w:rsidRDefault="00D24510">
            <w:pPr>
              <w:rPr>
                <w:rFonts w:ascii="Calibri" w:eastAsia="Calibri" w:hAnsi="Calibri" w:cs="Times New Roman"/>
                <w:bCs/>
                <w:color w:val="000000"/>
                <w:sz w:val="20"/>
                <w:szCs w:val="20"/>
              </w:rPr>
            </w:pPr>
            <w:r w:rsidRPr="003C4C5D">
              <w:rPr>
                <w:rFonts w:ascii="Calibri" w:eastAsia="Calibri" w:hAnsi="Calibri" w:cs="Times New Roman"/>
                <w:bCs/>
                <w:color w:val="000000"/>
                <w:sz w:val="20"/>
                <w:szCs w:val="20"/>
              </w:rPr>
              <w:t xml:space="preserve">Mr. Edgardo A. </w:t>
            </w:r>
            <w:proofErr w:type="spellStart"/>
            <w:r w:rsidRPr="003C4C5D">
              <w:rPr>
                <w:rFonts w:ascii="Calibri" w:eastAsia="Calibri" w:hAnsi="Calibri" w:cs="Times New Roman"/>
                <w:bCs/>
                <w:color w:val="000000"/>
                <w:sz w:val="20"/>
                <w:szCs w:val="20"/>
              </w:rPr>
              <w:t>Micayabas</w:t>
            </w:r>
            <w:proofErr w:type="spellEnd"/>
            <w:r w:rsidRPr="003C4C5D">
              <w:rPr>
                <w:rFonts w:ascii="Calibri" w:eastAsia="Calibri" w:hAnsi="Calibri" w:cs="Times New Roman"/>
                <w:bCs/>
                <w:color w:val="000000"/>
                <w:sz w:val="20"/>
                <w:szCs w:val="20"/>
              </w:rPr>
              <w:t xml:space="preserve"> – Chief Executive Officer</w:t>
            </w:r>
            <w:r w:rsidR="003C7CA3">
              <w:rPr>
                <w:rFonts w:ascii="Calibri" w:eastAsia="Calibri" w:hAnsi="Calibri" w:cs="Times New Roman"/>
                <w:bCs/>
                <w:color w:val="000000"/>
                <w:sz w:val="20"/>
                <w:szCs w:val="20"/>
              </w:rPr>
              <w:t xml:space="preserve"> (CEO)</w:t>
            </w:r>
          </w:p>
          <w:p w14:paraId="5B9B0598" w14:textId="060C36EA" w:rsidR="0013535C" w:rsidRDefault="0013535C">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Engr. Michael </w:t>
            </w:r>
            <w:proofErr w:type="spellStart"/>
            <w:r>
              <w:rPr>
                <w:rFonts w:ascii="Calibri" w:eastAsia="Calibri" w:hAnsi="Calibri" w:cs="Times New Roman"/>
                <w:bCs/>
                <w:color w:val="000000"/>
                <w:sz w:val="20"/>
                <w:szCs w:val="20"/>
              </w:rPr>
              <w:t>Alilin</w:t>
            </w:r>
            <w:proofErr w:type="spellEnd"/>
            <w:r>
              <w:rPr>
                <w:rFonts w:ascii="Calibri" w:eastAsia="Calibri" w:hAnsi="Calibri" w:cs="Times New Roman"/>
                <w:bCs/>
                <w:color w:val="000000"/>
                <w:sz w:val="20"/>
                <w:szCs w:val="20"/>
              </w:rPr>
              <w:t xml:space="preserve"> – Asset Management Officer</w:t>
            </w:r>
          </w:p>
          <w:p w14:paraId="1DA35812" w14:textId="738F8E95" w:rsidR="0013535C" w:rsidRDefault="0013535C">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w:t>
            </w:r>
            <w:proofErr w:type="spellStart"/>
            <w:r>
              <w:rPr>
                <w:rFonts w:ascii="Calibri" w:eastAsia="Calibri" w:hAnsi="Calibri" w:cs="Times New Roman"/>
                <w:bCs/>
                <w:color w:val="000000"/>
                <w:sz w:val="20"/>
                <w:szCs w:val="20"/>
              </w:rPr>
              <w:t>Cronie</w:t>
            </w:r>
            <w:proofErr w:type="spellEnd"/>
            <w:r>
              <w:rPr>
                <w:rFonts w:ascii="Calibri" w:eastAsia="Calibri" w:hAnsi="Calibri" w:cs="Times New Roman"/>
                <w:bCs/>
                <w:color w:val="000000"/>
                <w:sz w:val="20"/>
                <w:szCs w:val="20"/>
              </w:rPr>
              <w:t xml:space="preserve"> Kaye P. </w:t>
            </w:r>
            <w:proofErr w:type="spellStart"/>
            <w:r>
              <w:rPr>
                <w:rFonts w:ascii="Calibri" w:eastAsia="Calibri" w:hAnsi="Calibri" w:cs="Times New Roman"/>
                <w:bCs/>
                <w:color w:val="000000"/>
                <w:sz w:val="20"/>
                <w:szCs w:val="20"/>
              </w:rPr>
              <w:t>Fabe</w:t>
            </w:r>
            <w:proofErr w:type="spellEnd"/>
            <w:r>
              <w:rPr>
                <w:rFonts w:ascii="Calibri" w:eastAsia="Calibri" w:hAnsi="Calibri" w:cs="Times New Roman"/>
                <w:bCs/>
                <w:color w:val="000000"/>
                <w:sz w:val="20"/>
                <w:szCs w:val="20"/>
              </w:rPr>
              <w:t xml:space="preserve"> – </w:t>
            </w:r>
            <w:proofErr w:type="spellStart"/>
            <w:r>
              <w:rPr>
                <w:rFonts w:ascii="Calibri" w:eastAsia="Calibri" w:hAnsi="Calibri" w:cs="Times New Roman"/>
                <w:bCs/>
                <w:color w:val="000000"/>
                <w:sz w:val="20"/>
                <w:szCs w:val="20"/>
              </w:rPr>
              <w:t>EdCom</w:t>
            </w:r>
            <w:proofErr w:type="spellEnd"/>
            <w:r>
              <w:rPr>
                <w:rFonts w:ascii="Calibri" w:eastAsia="Calibri" w:hAnsi="Calibri" w:cs="Times New Roman"/>
                <w:bCs/>
                <w:color w:val="000000"/>
                <w:sz w:val="20"/>
                <w:szCs w:val="20"/>
              </w:rPr>
              <w:t xml:space="preserve"> Coordinator</w:t>
            </w:r>
          </w:p>
          <w:p w14:paraId="66B2DDCE" w14:textId="65F9F8DD" w:rsidR="0013535C" w:rsidRDefault="0013535C">
            <w:pPr>
              <w:rPr>
                <w:rFonts w:ascii="Calibri" w:eastAsia="Calibri" w:hAnsi="Calibri" w:cs="Times New Roman"/>
                <w:bCs/>
                <w:color w:val="000000"/>
                <w:sz w:val="20"/>
                <w:szCs w:val="20"/>
              </w:rPr>
            </w:pPr>
            <w:r>
              <w:rPr>
                <w:rFonts w:ascii="Calibri" w:eastAsia="Calibri" w:hAnsi="Calibri" w:cs="Times New Roman"/>
                <w:bCs/>
                <w:color w:val="000000"/>
                <w:sz w:val="20"/>
                <w:szCs w:val="20"/>
              </w:rPr>
              <w:t>Ms. Marta D. Villa – Human Resource Department (HRD) Head</w:t>
            </w:r>
          </w:p>
          <w:p w14:paraId="41CD15E5" w14:textId="3C8D826D" w:rsidR="0013535C" w:rsidRDefault="0013535C">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Mary Lee Ann </w:t>
            </w:r>
            <w:proofErr w:type="spellStart"/>
            <w:r>
              <w:rPr>
                <w:rFonts w:ascii="Calibri" w:eastAsia="Calibri" w:hAnsi="Calibri" w:cs="Times New Roman"/>
                <w:bCs/>
                <w:color w:val="000000"/>
                <w:sz w:val="20"/>
                <w:szCs w:val="20"/>
              </w:rPr>
              <w:t>Antoque</w:t>
            </w:r>
            <w:proofErr w:type="spellEnd"/>
            <w:r>
              <w:rPr>
                <w:rFonts w:ascii="Calibri" w:eastAsia="Calibri" w:hAnsi="Calibri" w:cs="Times New Roman"/>
                <w:bCs/>
                <w:color w:val="000000"/>
                <w:sz w:val="20"/>
                <w:szCs w:val="20"/>
              </w:rPr>
              <w:t xml:space="preserve"> – Comptroller</w:t>
            </w:r>
          </w:p>
          <w:p w14:paraId="1BD16757" w14:textId="16998051" w:rsidR="0013535C" w:rsidRDefault="0013535C">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Mr. Wilfred G. </w:t>
            </w:r>
            <w:proofErr w:type="spellStart"/>
            <w:r>
              <w:rPr>
                <w:rFonts w:ascii="Calibri" w:eastAsia="Calibri" w:hAnsi="Calibri" w:cs="Times New Roman"/>
                <w:bCs/>
                <w:color w:val="000000"/>
                <w:sz w:val="20"/>
                <w:szCs w:val="20"/>
              </w:rPr>
              <w:t>Samuya</w:t>
            </w:r>
            <w:proofErr w:type="spellEnd"/>
            <w:r>
              <w:rPr>
                <w:rFonts w:ascii="Calibri" w:eastAsia="Calibri" w:hAnsi="Calibri" w:cs="Times New Roman"/>
                <w:bCs/>
                <w:color w:val="000000"/>
                <w:sz w:val="20"/>
                <w:szCs w:val="20"/>
              </w:rPr>
              <w:t xml:space="preserve"> – IT Head</w:t>
            </w:r>
          </w:p>
          <w:p w14:paraId="19DC4FDC" w14:textId="4157A649" w:rsidR="0013535C" w:rsidRDefault="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Amie Jane </w:t>
            </w:r>
            <w:proofErr w:type="spellStart"/>
            <w:r>
              <w:rPr>
                <w:rFonts w:ascii="Calibri" w:eastAsia="Calibri" w:hAnsi="Calibri" w:cs="Times New Roman"/>
                <w:bCs/>
                <w:color w:val="000000"/>
                <w:sz w:val="20"/>
                <w:szCs w:val="20"/>
              </w:rPr>
              <w:t>Daba</w:t>
            </w:r>
            <w:proofErr w:type="spellEnd"/>
            <w:r>
              <w:rPr>
                <w:rFonts w:ascii="Calibri" w:eastAsia="Calibri" w:hAnsi="Calibri" w:cs="Times New Roman"/>
                <w:bCs/>
                <w:color w:val="000000"/>
                <w:sz w:val="20"/>
                <w:szCs w:val="20"/>
              </w:rPr>
              <w:t xml:space="preserve"> – Internal Audit (IA) Head</w:t>
            </w:r>
          </w:p>
          <w:p w14:paraId="5A931895" w14:textId="2E9ABBEA" w:rsidR="007B39BE" w:rsidRDefault="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Ines Gay </w:t>
            </w:r>
            <w:proofErr w:type="spellStart"/>
            <w:r>
              <w:rPr>
                <w:rFonts w:ascii="Calibri" w:eastAsia="Calibri" w:hAnsi="Calibri" w:cs="Times New Roman"/>
                <w:bCs/>
                <w:color w:val="000000"/>
                <w:sz w:val="20"/>
                <w:szCs w:val="20"/>
              </w:rPr>
              <w:t>Pecson</w:t>
            </w:r>
            <w:proofErr w:type="spellEnd"/>
            <w:r>
              <w:rPr>
                <w:rFonts w:ascii="Calibri" w:eastAsia="Calibri" w:hAnsi="Calibri" w:cs="Times New Roman"/>
                <w:bCs/>
                <w:color w:val="000000"/>
                <w:sz w:val="20"/>
                <w:szCs w:val="20"/>
              </w:rPr>
              <w:t xml:space="preserve"> – Insurance </w:t>
            </w:r>
            <w:r>
              <w:rPr>
                <w:rFonts w:ascii="Calibri" w:eastAsia="Calibri" w:hAnsi="Calibri" w:cs="Times New Roman"/>
                <w:bCs/>
                <w:color w:val="000000"/>
                <w:sz w:val="20"/>
                <w:szCs w:val="20"/>
              </w:rPr>
              <w:lastRenderedPageBreak/>
              <w:t>Head</w:t>
            </w:r>
          </w:p>
          <w:p w14:paraId="0127DAE6" w14:textId="78A70B4F" w:rsidR="007B39BE" w:rsidRDefault="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Jennifer </w:t>
            </w:r>
            <w:proofErr w:type="spellStart"/>
            <w:r>
              <w:rPr>
                <w:rFonts w:ascii="Calibri" w:eastAsia="Calibri" w:hAnsi="Calibri" w:cs="Times New Roman"/>
                <w:bCs/>
                <w:color w:val="000000"/>
                <w:sz w:val="20"/>
                <w:szCs w:val="20"/>
              </w:rPr>
              <w:t>Erana</w:t>
            </w:r>
            <w:proofErr w:type="spellEnd"/>
            <w:r>
              <w:rPr>
                <w:rFonts w:ascii="Calibri" w:eastAsia="Calibri" w:hAnsi="Calibri" w:cs="Times New Roman"/>
                <w:bCs/>
                <w:color w:val="000000"/>
                <w:sz w:val="20"/>
                <w:szCs w:val="20"/>
              </w:rPr>
              <w:t xml:space="preserve"> – Non-Banking Head</w:t>
            </w:r>
          </w:p>
          <w:p w14:paraId="3B69D0BB" w14:textId="45D1D4D4" w:rsidR="007B39BE" w:rsidRDefault="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Atty. Noel G. </w:t>
            </w:r>
            <w:proofErr w:type="spellStart"/>
            <w:r>
              <w:rPr>
                <w:rFonts w:ascii="Calibri" w:eastAsia="Calibri" w:hAnsi="Calibri" w:cs="Times New Roman"/>
                <w:bCs/>
                <w:color w:val="000000"/>
                <w:sz w:val="20"/>
                <w:szCs w:val="20"/>
              </w:rPr>
              <w:t>Bacal</w:t>
            </w:r>
            <w:proofErr w:type="spellEnd"/>
            <w:r>
              <w:rPr>
                <w:rFonts w:ascii="Calibri" w:eastAsia="Calibri" w:hAnsi="Calibri" w:cs="Times New Roman"/>
                <w:bCs/>
                <w:color w:val="000000"/>
                <w:sz w:val="20"/>
                <w:szCs w:val="20"/>
              </w:rPr>
              <w:t xml:space="preserve"> – Legal Head</w:t>
            </w:r>
          </w:p>
          <w:p w14:paraId="1DDEA5B4" w14:textId="4EB6D1AB" w:rsidR="007B39BE" w:rsidRPr="003C4C5D" w:rsidRDefault="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Branch Management</w:t>
            </w:r>
          </w:p>
          <w:p w14:paraId="328D1C58" w14:textId="77777777" w:rsidR="00D24510" w:rsidRDefault="00D24510" w:rsidP="008811B3">
            <w:pPr>
              <w:rPr>
                <w:rFonts w:ascii="Calibri" w:eastAsia="Calibri" w:hAnsi="Calibri" w:cs="Times New Roman"/>
                <w:bCs/>
                <w:color w:val="000000"/>
                <w:sz w:val="20"/>
                <w:szCs w:val="20"/>
                <w:lang w:val="en-US"/>
              </w:rPr>
            </w:pPr>
          </w:p>
          <w:p w14:paraId="433367B6" w14:textId="7C88CD06" w:rsidR="008811B3" w:rsidRPr="003C4C5D" w:rsidRDefault="008811B3" w:rsidP="008811B3">
            <w:pPr>
              <w:rPr>
                <w:rFonts w:ascii="Calibri" w:eastAsia="Calibri" w:hAnsi="Calibri" w:cs="Times New Roman"/>
                <w:bCs/>
                <w:color w:val="000000"/>
                <w:sz w:val="20"/>
                <w:szCs w:val="20"/>
                <w:lang w:val="en-US"/>
              </w:rPr>
            </w:pPr>
          </w:p>
        </w:tc>
      </w:tr>
    </w:tbl>
    <w:p w14:paraId="732A7C8F" w14:textId="0187B852" w:rsidR="006B075A" w:rsidRDefault="006B075A" w:rsidP="006B075A">
      <w:pPr>
        <w:sectPr w:rsidR="006B075A" w:rsidSect="004A53D8">
          <w:headerReference w:type="first" r:id="rId11"/>
          <w:footerReference w:type="first" r:id="rId12"/>
          <w:pgSz w:w="16839" w:h="11907" w:orient="landscape" w:code="9"/>
          <w:pgMar w:top="720" w:right="720" w:bottom="450" w:left="720" w:header="432" w:footer="83" w:gutter="0"/>
          <w:cols w:space="720"/>
          <w:titlePg/>
          <w:docGrid w:linePitch="360"/>
        </w:sectPr>
      </w:pPr>
    </w:p>
    <w:tbl>
      <w:tblPr>
        <w:tblStyle w:val="TableGrid"/>
        <w:tblW w:w="15385" w:type="dxa"/>
        <w:tblLook w:val="04A0" w:firstRow="1" w:lastRow="0" w:firstColumn="1" w:lastColumn="0" w:noHBand="0" w:noVBand="1"/>
      </w:tblPr>
      <w:tblGrid>
        <w:gridCol w:w="2245"/>
        <w:gridCol w:w="2520"/>
        <w:gridCol w:w="2520"/>
        <w:gridCol w:w="5040"/>
        <w:gridCol w:w="3060"/>
      </w:tblGrid>
      <w:tr w:rsidR="006B075A" w14:paraId="2C6F7B33" w14:textId="77777777" w:rsidTr="00684C8A">
        <w:trPr>
          <w:trHeight w:val="288"/>
        </w:trPr>
        <w:tc>
          <w:tcPr>
            <w:tcW w:w="2245" w:type="dxa"/>
            <w:tcBorders>
              <w:bottom w:val="single" w:sz="4" w:space="0" w:color="auto"/>
            </w:tcBorders>
            <w:vAlign w:val="center"/>
          </w:tcPr>
          <w:p w14:paraId="3FF96506" w14:textId="0845044D" w:rsidR="006B075A" w:rsidRPr="007F5F1D" w:rsidRDefault="00616E94" w:rsidP="00616E94">
            <w:pPr>
              <w:tabs>
                <w:tab w:val="left" w:pos="990"/>
                <w:tab w:val="left" w:pos="1235"/>
              </w:tabs>
              <w:spacing w:after="0" w:line="240" w:lineRule="auto"/>
              <w:jc w:val="center"/>
              <w:rPr>
                <w:b/>
                <w:bCs/>
                <w:sz w:val="20"/>
                <w:szCs w:val="20"/>
                <w:u w:val="single"/>
              </w:rPr>
            </w:pPr>
            <w:r>
              <w:rPr>
                <w:b/>
                <w:bCs/>
                <w:sz w:val="20"/>
                <w:szCs w:val="20"/>
              </w:rPr>
              <w:lastRenderedPageBreak/>
              <w:t>02</w:t>
            </w:r>
          </w:p>
        </w:tc>
        <w:tc>
          <w:tcPr>
            <w:tcW w:w="13140" w:type="dxa"/>
            <w:gridSpan w:val="4"/>
            <w:tcBorders>
              <w:bottom w:val="single" w:sz="4" w:space="0" w:color="auto"/>
            </w:tcBorders>
            <w:vAlign w:val="center"/>
          </w:tcPr>
          <w:p w14:paraId="5DA56062" w14:textId="5F6BCEA8" w:rsidR="006B075A" w:rsidRPr="007F5F1D" w:rsidRDefault="000C07A1" w:rsidP="00684C8A">
            <w:pPr>
              <w:tabs>
                <w:tab w:val="left" w:pos="990"/>
                <w:tab w:val="left" w:pos="1235"/>
              </w:tabs>
              <w:spacing w:after="0" w:line="240" w:lineRule="auto"/>
              <w:rPr>
                <w:b/>
                <w:bCs/>
                <w:sz w:val="20"/>
                <w:szCs w:val="20"/>
                <w:u w:val="single"/>
              </w:rPr>
            </w:pPr>
            <w:r>
              <w:rPr>
                <w:b/>
                <w:bCs/>
                <w:sz w:val="20"/>
                <w:szCs w:val="20"/>
                <w:u w:val="single"/>
              </w:rPr>
              <w:t>Disposal and Destruction</w:t>
            </w:r>
          </w:p>
        </w:tc>
      </w:tr>
      <w:tr w:rsidR="006B075A" w14:paraId="71A5CBAE" w14:textId="77777777" w:rsidTr="00684C8A">
        <w:trPr>
          <w:trHeight w:val="72"/>
        </w:trPr>
        <w:tc>
          <w:tcPr>
            <w:tcW w:w="15385" w:type="dxa"/>
            <w:gridSpan w:val="5"/>
            <w:tcBorders>
              <w:top w:val="single" w:sz="4" w:space="0" w:color="auto"/>
              <w:left w:val="nil"/>
              <w:bottom w:val="single" w:sz="4" w:space="0" w:color="auto"/>
              <w:right w:val="nil"/>
            </w:tcBorders>
          </w:tcPr>
          <w:p w14:paraId="4BD62712" w14:textId="77777777" w:rsidR="006B075A" w:rsidRPr="00C53824" w:rsidRDefault="006B075A" w:rsidP="00684C8A">
            <w:pPr>
              <w:spacing w:after="0" w:line="240" w:lineRule="auto"/>
              <w:rPr>
                <w:sz w:val="2"/>
              </w:rPr>
            </w:pPr>
          </w:p>
        </w:tc>
      </w:tr>
      <w:tr w:rsidR="006B075A" w14:paraId="5C3D3D7A" w14:textId="77777777" w:rsidTr="00684C8A">
        <w:trPr>
          <w:trHeight w:val="288"/>
        </w:trPr>
        <w:tc>
          <w:tcPr>
            <w:tcW w:w="15385" w:type="dxa"/>
            <w:gridSpan w:val="5"/>
            <w:tcBorders>
              <w:top w:val="single" w:sz="4" w:space="0" w:color="auto"/>
              <w:bottom w:val="single" w:sz="4" w:space="0" w:color="auto"/>
            </w:tcBorders>
            <w:vAlign w:val="center"/>
          </w:tcPr>
          <w:p w14:paraId="0083D2DE" w14:textId="7CB98381" w:rsidR="006B075A" w:rsidRDefault="006B075A" w:rsidP="00684C8A">
            <w:pPr>
              <w:spacing w:after="0" w:line="240" w:lineRule="auto"/>
            </w:pPr>
            <w:r w:rsidRPr="00A22F49">
              <w:rPr>
                <w:color w:val="000000" w:themeColor="text1"/>
                <w:sz w:val="20"/>
                <w:szCs w:val="20"/>
              </w:rPr>
              <w:t xml:space="preserve">Risk of data breach from unauthorized access to personal data due to absence of disposal </w:t>
            </w:r>
            <w:r>
              <w:rPr>
                <w:color w:val="000000" w:themeColor="text1"/>
                <w:sz w:val="20"/>
                <w:szCs w:val="20"/>
              </w:rPr>
              <w:t xml:space="preserve">and destruction </w:t>
            </w:r>
            <w:r w:rsidRPr="00A22F49">
              <w:rPr>
                <w:color w:val="000000" w:themeColor="text1"/>
                <w:sz w:val="20"/>
                <w:szCs w:val="20"/>
              </w:rPr>
              <w:t>policy</w:t>
            </w:r>
          </w:p>
        </w:tc>
      </w:tr>
      <w:tr w:rsidR="006B075A" w14:paraId="3C917E3E" w14:textId="77777777" w:rsidTr="00684C8A">
        <w:trPr>
          <w:trHeight w:val="72"/>
        </w:trPr>
        <w:tc>
          <w:tcPr>
            <w:tcW w:w="15385" w:type="dxa"/>
            <w:gridSpan w:val="5"/>
            <w:tcBorders>
              <w:top w:val="single" w:sz="4" w:space="0" w:color="auto"/>
              <w:left w:val="nil"/>
              <w:bottom w:val="nil"/>
              <w:right w:val="nil"/>
            </w:tcBorders>
          </w:tcPr>
          <w:p w14:paraId="346C5F51" w14:textId="77777777" w:rsidR="006B075A" w:rsidRPr="00C53824" w:rsidRDefault="006B075A" w:rsidP="00684C8A">
            <w:pPr>
              <w:spacing w:after="0" w:line="240" w:lineRule="auto"/>
              <w:rPr>
                <w:sz w:val="2"/>
                <w:szCs w:val="2"/>
              </w:rPr>
            </w:pPr>
          </w:p>
        </w:tc>
      </w:tr>
      <w:tr w:rsidR="006B075A" w14:paraId="19B0957D" w14:textId="77777777" w:rsidTr="0065097D">
        <w:trPr>
          <w:trHeight w:val="20"/>
        </w:trPr>
        <w:tc>
          <w:tcPr>
            <w:tcW w:w="4765" w:type="dxa"/>
            <w:gridSpan w:val="2"/>
            <w:tcBorders>
              <w:top w:val="single" w:sz="4" w:space="0" w:color="auto"/>
            </w:tcBorders>
            <w:vAlign w:val="center"/>
          </w:tcPr>
          <w:p w14:paraId="34A4E5DE" w14:textId="77777777" w:rsidR="006B075A" w:rsidRPr="00BD2241" w:rsidRDefault="006B075A" w:rsidP="00684C8A">
            <w:pPr>
              <w:spacing w:after="0" w:line="240" w:lineRule="auto"/>
              <w:jc w:val="center"/>
              <w:rPr>
                <w:b/>
                <w:sz w:val="20"/>
                <w:szCs w:val="20"/>
              </w:rPr>
            </w:pPr>
            <w:r w:rsidRPr="00BD2241">
              <w:rPr>
                <w:b/>
                <w:sz w:val="20"/>
                <w:szCs w:val="20"/>
              </w:rPr>
              <w:t>Threat / Vulnerability</w:t>
            </w:r>
          </w:p>
        </w:tc>
        <w:tc>
          <w:tcPr>
            <w:tcW w:w="2520" w:type="dxa"/>
            <w:tcBorders>
              <w:top w:val="single" w:sz="4" w:space="0" w:color="auto"/>
            </w:tcBorders>
            <w:vAlign w:val="center"/>
          </w:tcPr>
          <w:p w14:paraId="35134B38" w14:textId="77777777" w:rsidR="006B075A" w:rsidRPr="00BD2241" w:rsidRDefault="006B075A" w:rsidP="00684C8A">
            <w:pPr>
              <w:spacing w:after="0" w:line="240" w:lineRule="auto"/>
              <w:jc w:val="center"/>
              <w:rPr>
                <w:b/>
                <w:sz w:val="20"/>
                <w:szCs w:val="20"/>
              </w:rPr>
            </w:pPr>
            <w:r w:rsidRPr="00BD2241">
              <w:rPr>
                <w:b/>
                <w:sz w:val="20"/>
                <w:szCs w:val="20"/>
              </w:rPr>
              <w:t>Control / Mitigating Circumstances</w:t>
            </w:r>
          </w:p>
        </w:tc>
        <w:tc>
          <w:tcPr>
            <w:tcW w:w="5040" w:type="dxa"/>
            <w:tcBorders>
              <w:top w:val="single" w:sz="4" w:space="0" w:color="auto"/>
            </w:tcBorders>
            <w:vAlign w:val="center"/>
          </w:tcPr>
          <w:p w14:paraId="40396774" w14:textId="77777777" w:rsidR="006B075A" w:rsidRPr="00BD2241" w:rsidRDefault="006B075A" w:rsidP="00684C8A">
            <w:pPr>
              <w:spacing w:after="0" w:line="240" w:lineRule="auto"/>
              <w:jc w:val="center"/>
              <w:rPr>
                <w:b/>
                <w:sz w:val="20"/>
                <w:szCs w:val="20"/>
              </w:rPr>
            </w:pPr>
            <w:r w:rsidRPr="00BD2241">
              <w:rPr>
                <w:b/>
                <w:sz w:val="20"/>
                <w:szCs w:val="20"/>
              </w:rPr>
              <w:t>Recommendation</w:t>
            </w:r>
          </w:p>
        </w:tc>
        <w:tc>
          <w:tcPr>
            <w:tcW w:w="3060" w:type="dxa"/>
            <w:tcBorders>
              <w:top w:val="single" w:sz="4" w:space="0" w:color="auto"/>
            </w:tcBorders>
            <w:vAlign w:val="center"/>
          </w:tcPr>
          <w:p w14:paraId="7542AB3F" w14:textId="77777777" w:rsidR="006B075A" w:rsidRPr="00BD2241" w:rsidRDefault="006B075A" w:rsidP="00684C8A">
            <w:pPr>
              <w:spacing w:after="0" w:line="240" w:lineRule="auto"/>
              <w:jc w:val="center"/>
              <w:rPr>
                <w:b/>
                <w:sz w:val="20"/>
                <w:szCs w:val="20"/>
              </w:rPr>
            </w:pPr>
            <w:r w:rsidRPr="00BD2241">
              <w:rPr>
                <w:b/>
                <w:sz w:val="20"/>
                <w:szCs w:val="20"/>
              </w:rPr>
              <w:t>Action Plan</w:t>
            </w:r>
          </w:p>
        </w:tc>
      </w:tr>
      <w:tr w:rsidR="006B075A" w14:paraId="7ADA93B6" w14:textId="77777777" w:rsidTr="0065097D">
        <w:trPr>
          <w:trHeight w:val="4184"/>
        </w:trPr>
        <w:tc>
          <w:tcPr>
            <w:tcW w:w="4765" w:type="dxa"/>
            <w:gridSpan w:val="2"/>
          </w:tcPr>
          <w:p w14:paraId="363D6697" w14:textId="0F1758ED" w:rsidR="006B075A" w:rsidRDefault="00BD2241" w:rsidP="00BD2241">
            <w:pPr>
              <w:rPr>
                <w:b/>
                <w:sz w:val="20"/>
                <w:szCs w:val="20"/>
                <w:u w:val="single"/>
              </w:rPr>
            </w:pPr>
            <w:r w:rsidRPr="00BD2241">
              <w:rPr>
                <w:b/>
                <w:sz w:val="20"/>
                <w:szCs w:val="20"/>
                <w:u w:val="single"/>
              </w:rPr>
              <w:t>Threat</w:t>
            </w:r>
          </w:p>
          <w:p w14:paraId="6C95756F" w14:textId="1D3DCFA4" w:rsidR="00BD2241" w:rsidRDefault="0065097D" w:rsidP="0065097D">
            <w:pPr>
              <w:jc w:val="both"/>
              <w:rPr>
                <w:b/>
                <w:sz w:val="20"/>
                <w:szCs w:val="20"/>
                <w:u w:val="single"/>
              </w:rPr>
            </w:pPr>
            <w:r>
              <w:rPr>
                <w:sz w:val="20"/>
                <w:szCs w:val="20"/>
              </w:rPr>
              <w:t>Un</w:t>
            </w:r>
            <w:r w:rsidRPr="00E27B88">
              <w:rPr>
                <w:sz w:val="20"/>
                <w:szCs w:val="20"/>
              </w:rPr>
              <w:t xml:space="preserve">protected </w:t>
            </w:r>
            <w:r>
              <w:rPr>
                <w:sz w:val="20"/>
                <w:szCs w:val="20"/>
              </w:rPr>
              <w:t xml:space="preserve">personal data </w:t>
            </w:r>
            <w:r w:rsidRPr="00E27B88">
              <w:rPr>
                <w:sz w:val="20"/>
                <w:szCs w:val="20"/>
              </w:rPr>
              <w:t>against any</w:t>
            </w:r>
            <w:r>
              <w:rPr>
                <w:sz w:val="20"/>
                <w:szCs w:val="20"/>
              </w:rPr>
              <w:t xml:space="preserve"> </w:t>
            </w:r>
            <w:r w:rsidRPr="00E27B88">
              <w:rPr>
                <w:sz w:val="20"/>
                <w:szCs w:val="20"/>
              </w:rPr>
              <w:t>acci</w:t>
            </w:r>
            <w:r>
              <w:rPr>
                <w:sz w:val="20"/>
                <w:szCs w:val="20"/>
              </w:rPr>
              <w:t xml:space="preserve">dental or unlawful destruction, alteration and disclosure as </w:t>
            </w:r>
            <w:r w:rsidRPr="00E27B88">
              <w:rPr>
                <w:sz w:val="20"/>
                <w:szCs w:val="20"/>
              </w:rPr>
              <w:t>wel</w:t>
            </w:r>
            <w:r>
              <w:rPr>
                <w:sz w:val="20"/>
                <w:szCs w:val="20"/>
              </w:rPr>
              <w:t xml:space="preserve">l as against any other unlawful </w:t>
            </w:r>
            <w:r w:rsidRPr="00E27B88">
              <w:rPr>
                <w:sz w:val="20"/>
                <w:szCs w:val="20"/>
              </w:rPr>
              <w:t>processing</w:t>
            </w:r>
            <w:r>
              <w:rPr>
                <w:sz w:val="20"/>
                <w:szCs w:val="20"/>
              </w:rPr>
              <w:t>.</w:t>
            </w:r>
          </w:p>
          <w:p w14:paraId="3413E81A" w14:textId="42253A87" w:rsidR="0065097D" w:rsidRDefault="0065097D" w:rsidP="0065097D">
            <w:pPr>
              <w:jc w:val="both"/>
              <w:rPr>
                <w:b/>
                <w:sz w:val="20"/>
                <w:szCs w:val="20"/>
                <w:u w:val="single"/>
              </w:rPr>
            </w:pPr>
            <w:r>
              <w:rPr>
                <w:b/>
                <w:sz w:val="20"/>
                <w:szCs w:val="20"/>
                <w:u w:val="single"/>
              </w:rPr>
              <w:t>Vulnerability</w:t>
            </w:r>
          </w:p>
          <w:p w14:paraId="50694A87" w14:textId="77777777" w:rsidR="0065097D" w:rsidRDefault="0065097D" w:rsidP="0065097D">
            <w:pPr>
              <w:tabs>
                <w:tab w:val="left" w:pos="180"/>
                <w:tab w:val="left" w:pos="990"/>
              </w:tabs>
              <w:jc w:val="both"/>
              <w:rPr>
                <w:sz w:val="20"/>
                <w:szCs w:val="20"/>
              </w:rPr>
            </w:pPr>
            <w:r>
              <w:rPr>
                <w:sz w:val="20"/>
                <w:szCs w:val="20"/>
              </w:rPr>
              <w:t>The Cooperative has yet to develop and formalize policies and procedures for the disposal and destruction of documents, files or records with personal data.</w:t>
            </w:r>
          </w:p>
          <w:p w14:paraId="2C388371" w14:textId="6BBCC182" w:rsidR="000F105C" w:rsidRDefault="0065097D" w:rsidP="0065097D">
            <w:pPr>
              <w:tabs>
                <w:tab w:val="left" w:pos="180"/>
                <w:tab w:val="left" w:pos="990"/>
              </w:tabs>
              <w:jc w:val="both"/>
              <w:rPr>
                <w:sz w:val="20"/>
                <w:szCs w:val="20"/>
              </w:rPr>
            </w:pPr>
            <w:r>
              <w:rPr>
                <w:sz w:val="20"/>
                <w:szCs w:val="20"/>
              </w:rPr>
              <w:t>Currently, the Cooperative has no disposal schedule in place that delet</w:t>
            </w:r>
            <w:r w:rsidR="000F105C">
              <w:rPr>
                <w:sz w:val="20"/>
                <w:szCs w:val="20"/>
              </w:rPr>
              <w:t>es both electronic and printed information</w:t>
            </w:r>
            <w:r>
              <w:rPr>
                <w:sz w:val="20"/>
                <w:szCs w:val="20"/>
              </w:rPr>
              <w:t xml:space="preserve"> that is over a certain period</w:t>
            </w:r>
            <w:r w:rsidR="000F105C">
              <w:rPr>
                <w:sz w:val="20"/>
                <w:szCs w:val="20"/>
              </w:rPr>
              <w:t>.</w:t>
            </w:r>
          </w:p>
          <w:p w14:paraId="72FC7355" w14:textId="6ABF1832" w:rsidR="0065097D" w:rsidRDefault="0065097D" w:rsidP="0065097D">
            <w:pPr>
              <w:tabs>
                <w:tab w:val="left" w:pos="180"/>
                <w:tab w:val="left" w:pos="990"/>
              </w:tabs>
              <w:jc w:val="both"/>
              <w:rPr>
                <w:sz w:val="20"/>
                <w:szCs w:val="20"/>
              </w:rPr>
            </w:pPr>
            <w:r>
              <w:rPr>
                <w:sz w:val="20"/>
                <w:szCs w:val="20"/>
              </w:rPr>
              <w:t xml:space="preserve">There has been no deletion made since the deployment of the </w:t>
            </w:r>
            <w:r w:rsidR="000F105C">
              <w:rPr>
                <w:sz w:val="20"/>
                <w:szCs w:val="20"/>
              </w:rPr>
              <w:t xml:space="preserve">information </w:t>
            </w:r>
            <w:r>
              <w:rPr>
                <w:sz w:val="20"/>
                <w:szCs w:val="20"/>
              </w:rPr>
              <w:t>system</w:t>
            </w:r>
            <w:r w:rsidR="000F105C">
              <w:rPr>
                <w:sz w:val="20"/>
                <w:szCs w:val="20"/>
              </w:rPr>
              <w:t>s</w:t>
            </w:r>
            <w:r>
              <w:rPr>
                <w:sz w:val="20"/>
                <w:szCs w:val="20"/>
              </w:rPr>
              <w:t xml:space="preserve"> </w:t>
            </w:r>
            <w:r w:rsidR="00F50F04">
              <w:rPr>
                <w:sz w:val="20"/>
                <w:szCs w:val="20"/>
              </w:rPr>
              <w:t xml:space="preserve">and the </w:t>
            </w:r>
            <w:r w:rsidR="000F105C">
              <w:rPr>
                <w:sz w:val="20"/>
                <w:szCs w:val="20"/>
              </w:rPr>
              <w:t xml:space="preserve">electronic </w:t>
            </w:r>
            <w:r>
              <w:rPr>
                <w:sz w:val="20"/>
                <w:szCs w:val="20"/>
              </w:rPr>
              <w:t>data has been retained in the Cooperative since 1991.</w:t>
            </w:r>
          </w:p>
          <w:p w14:paraId="46116541" w14:textId="5F952114" w:rsidR="00BD2241" w:rsidRDefault="00CF6E94" w:rsidP="00CF6E94">
            <w:pPr>
              <w:tabs>
                <w:tab w:val="left" w:pos="180"/>
                <w:tab w:val="left" w:pos="990"/>
              </w:tabs>
              <w:jc w:val="both"/>
              <w:rPr>
                <w:sz w:val="20"/>
                <w:szCs w:val="20"/>
              </w:rPr>
            </w:pPr>
            <w:r>
              <w:rPr>
                <w:sz w:val="20"/>
                <w:szCs w:val="20"/>
              </w:rPr>
              <w:t xml:space="preserve">Further, application, </w:t>
            </w:r>
            <w:r w:rsidR="00523311">
              <w:rPr>
                <w:sz w:val="20"/>
                <w:szCs w:val="20"/>
              </w:rPr>
              <w:t xml:space="preserve">resume </w:t>
            </w:r>
            <w:r>
              <w:rPr>
                <w:sz w:val="20"/>
                <w:szCs w:val="20"/>
              </w:rPr>
              <w:t xml:space="preserve">and pre-employment requirements </w:t>
            </w:r>
            <w:r w:rsidR="00523311">
              <w:rPr>
                <w:sz w:val="20"/>
                <w:szCs w:val="20"/>
              </w:rPr>
              <w:t>o</w:t>
            </w:r>
            <w:r w:rsidR="00EE7DA6">
              <w:rPr>
                <w:sz w:val="20"/>
                <w:szCs w:val="20"/>
              </w:rPr>
              <w:t xml:space="preserve">f </w:t>
            </w:r>
            <w:r w:rsidR="003C7CA3">
              <w:rPr>
                <w:sz w:val="20"/>
                <w:szCs w:val="20"/>
              </w:rPr>
              <w:t xml:space="preserve">unsuccessful applicants, </w:t>
            </w:r>
            <w:r w:rsidR="00EE7DA6">
              <w:rPr>
                <w:sz w:val="20"/>
                <w:szCs w:val="20"/>
              </w:rPr>
              <w:t xml:space="preserve">On-The-Job Trainees (OJT), and </w:t>
            </w:r>
            <w:r w:rsidR="003C7CA3">
              <w:rPr>
                <w:sz w:val="20"/>
                <w:szCs w:val="20"/>
              </w:rPr>
              <w:t xml:space="preserve">employees not able to pass the regularization </w:t>
            </w:r>
            <w:r w:rsidR="00523311">
              <w:rPr>
                <w:sz w:val="20"/>
                <w:szCs w:val="20"/>
              </w:rPr>
              <w:t>are not returned to the</w:t>
            </w:r>
            <w:r>
              <w:rPr>
                <w:sz w:val="20"/>
                <w:szCs w:val="20"/>
              </w:rPr>
              <w:t>m</w:t>
            </w:r>
            <w:r w:rsidR="00523311">
              <w:rPr>
                <w:sz w:val="20"/>
                <w:szCs w:val="20"/>
              </w:rPr>
              <w:t xml:space="preserve"> or disposed in secured means by the Cooperative.</w:t>
            </w:r>
          </w:p>
          <w:p w14:paraId="26638ACB" w14:textId="32037209" w:rsidR="00193821" w:rsidRPr="00E91976" w:rsidRDefault="00193821" w:rsidP="00CF6E94">
            <w:pPr>
              <w:tabs>
                <w:tab w:val="left" w:pos="180"/>
                <w:tab w:val="left" w:pos="990"/>
              </w:tabs>
              <w:jc w:val="both"/>
              <w:rPr>
                <w:sz w:val="20"/>
                <w:szCs w:val="20"/>
              </w:rPr>
            </w:pPr>
            <w:r w:rsidRPr="0037535D">
              <w:rPr>
                <w:sz w:val="20"/>
                <w:szCs w:val="20"/>
              </w:rPr>
              <w:t>Please refer to</w:t>
            </w:r>
            <w:r>
              <w:rPr>
                <w:sz w:val="20"/>
                <w:szCs w:val="20"/>
              </w:rPr>
              <w:t xml:space="preserve"> DPA IRR Sec. 26 par. c.3.</w:t>
            </w:r>
          </w:p>
        </w:tc>
        <w:tc>
          <w:tcPr>
            <w:tcW w:w="2520" w:type="dxa"/>
          </w:tcPr>
          <w:p w14:paraId="6608C726" w14:textId="77777777" w:rsidR="006B075A" w:rsidRDefault="006B075A" w:rsidP="00BD2241">
            <w:pPr>
              <w:rPr>
                <w:sz w:val="20"/>
                <w:szCs w:val="20"/>
              </w:rPr>
            </w:pPr>
          </w:p>
          <w:p w14:paraId="6D739EBE" w14:textId="77777777" w:rsidR="00EF13AA" w:rsidRDefault="00EF13AA" w:rsidP="00BD2241">
            <w:pPr>
              <w:rPr>
                <w:sz w:val="20"/>
                <w:szCs w:val="20"/>
              </w:rPr>
            </w:pPr>
            <w:r>
              <w:rPr>
                <w:sz w:val="20"/>
                <w:szCs w:val="20"/>
              </w:rPr>
              <w:t>Currently, n</w:t>
            </w:r>
            <w:r w:rsidRPr="00C95290">
              <w:rPr>
                <w:sz w:val="20"/>
                <w:szCs w:val="20"/>
              </w:rPr>
              <w:t>o related controls are in place</w:t>
            </w:r>
            <w:r w:rsidR="002266F7">
              <w:rPr>
                <w:sz w:val="20"/>
                <w:szCs w:val="20"/>
              </w:rPr>
              <w:t>.</w:t>
            </w:r>
          </w:p>
          <w:p w14:paraId="53D051EE" w14:textId="4CF717EC" w:rsidR="0026126B" w:rsidRPr="00BD2241" w:rsidRDefault="0026126B" w:rsidP="00BD2241">
            <w:pPr>
              <w:rPr>
                <w:sz w:val="20"/>
                <w:szCs w:val="20"/>
              </w:rPr>
            </w:pPr>
            <w:r>
              <w:rPr>
                <w:sz w:val="20"/>
                <w:szCs w:val="20"/>
              </w:rPr>
              <w:t>The Cooperative only dispose when documents, files or records with personal data are no longer needed based on their subjective assessment.</w:t>
            </w:r>
          </w:p>
        </w:tc>
        <w:tc>
          <w:tcPr>
            <w:tcW w:w="5040" w:type="dxa"/>
          </w:tcPr>
          <w:p w14:paraId="6DC982B1" w14:textId="77777777" w:rsidR="00EF13AA" w:rsidRPr="008A1063" w:rsidRDefault="00EF13AA" w:rsidP="00C54E25">
            <w:pPr>
              <w:autoSpaceDE w:val="0"/>
              <w:autoSpaceDN w:val="0"/>
              <w:adjustRightInd w:val="0"/>
              <w:jc w:val="both"/>
              <w:rPr>
                <w:b/>
                <w:sz w:val="20"/>
                <w:szCs w:val="20"/>
                <w:u w:val="single"/>
              </w:rPr>
            </w:pPr>
            <w:r w:rsidRPr="008A1063">
              <w:rPr>
                <w:b/>
                <w:sz w:val="20"/>
                <w:szCs w:val="20"/>
                <w:u w:val="single"/>
              </w:rPr>
              <w:t>Organizational</w:t>
            </w:r>
            <w:r>
              <w:rPr>
                <w:b/>
                <w:sz w:val="20"/>
                <w:szCs w:val="20"/>
                <w:u w:val="single"/>
              </w:rPr>
              <w:t xml:space="preserve"> Measures</w:t>
            </w:r>
          </w:p>
          <w:p w14:paraId="2748A1E1" w14:textId="6C0216C1" w:rsidR="0065097D" w:rsidRDefault="00EF13AA" w:rsidP="0065097D">
            <w:pPr>
              <w:tabs>
                <w:tab w:val="left" w:pos="180"/>
                <w:tab w:val="left" w:pos="990"/>
              </w:tabs>
              <w:jc w:val="both"/>
              <w:rPr>
                <w:sz w:val="20"/>
                <w:szCs w:val="20"/>
              </w:rPr>
            </w:pPr>
            <w:r>
              <w:rPr>
                <w:sz w:val="20"/>
                <w:szCs w:val="20"/>
              </w:rPr>
              <w:t>F</w:t>
            </w:r>
            <w:r w:rsidR="0065097D">
              <w:rPr>
                <w:sz w:val="20"/>
                <w:szCs w:val="20"/>
              </w:rPr>
              <w:t>ormalize</w:t>
            </w:r>
            <w:r w:rsidR="0065097D" w:rsidRPr="00483932">
              <w:rPr>
                <w:sz w:val="20"/>
                <w:szCs w:val="20"/>
              </w:rPr>
              <w:t xml:space="preserve"> </w:t>
            </w:r>
            <w:r>
              <w:rPr>
                <w:sz w:val="20"/>
                <w:szCs w:val="20"/>
              </w:rPr>
              <w:t xml:space="preserve">written </w:t>
            </w:r>
            <w:r w:rsidR="0065097D" w:rsidRPr="00483932">
              <w:rPr>
                <w:sz w:val="20"/>
                <w:szCs w:val="20"/>
              </w:rPr>
              <w:t>policies and procedures</w:t>
            </w:r>
            <w:r w:rsidR="0065097D">
              <w:rPr>
                <w:sz w:val="20"/>
                <w:szCs w:val="20"/>
              </w:rPr>
              <w:t xml:space="preserve"> on disposal and destruction of documents, files or records with personal data that is over a certain retention period. Also, the Cooperative to prepare and implement disposal schedule to delete information that reach the retention period.</w:t>
            </w:r>
          </w:p>
          <w:p w14:paraId="2280CFAA" w14:textId="77777777" w:rsidR="00EF13AA" w:rsidRPr="008A1063" w:rsidRDefault="00EF13AA" w:rsidP="00C54E25">
            <w:pPr>
              <w:autoSpaceDE w:val="0"/>
              <w:autoSpaceDN w:val="0"/>
              <w:adjustRightInd w:val="0"/>
              <w:jc w:val="both"/>
              <w:rPr>
                <w:b/>
                <w:sz w:val="20"/>
                <w:szCs w:val="20"/>
                <w:u w:val="single"/>
              </w:rPr>
            </w:pPr>
            <w:r w:rsidRPr="008A1063">
              <w:rPr>
                <w:b/>
                <w:sz w:val="20"/>
                <w:szCs w:val="20"/>
                <w:u w:val="single"/>
              </w:rPr>
              <w:t>Physical</w:t>
            </w:r>
            <w:r>
              <w:rPr>
                <w:b/>
                <w:sz w:val="20"/>
                <w:szCs w:val="20"/>
                <w:u w:val="single"/>
              </w:rPr>
              <w:t xml:space="preserve"> and Technical Measures</w:t>
            </w:r>
          </w:p>
          <w:p w14:paraId="7E584608" w14:textId="1FC8F5FE" w:rsidR="00EF13AA" w:rsidRDefault="00EF13AA" w:rsidP="00EF13AA">
            <w:pPr>
              <w:autoSpaceDE w:val="0"/>
              <w:autoSpaceDN w:val="0"/>
              <w:adjustRightInd w:val="0"/>
              <w:jc w:val="both"/>
              <w:rPr>
                <w:color w:val="000000"/>
                <w:sz w:val="20"/>
                <w:szCs w:val="20"/>
              </w:rPr>
            </w:pPr>
            <w:r w:rsidRPr="009E6059">
              <w:rPr>
                <w:color w:val="000000"/>
                <w:sz w:val="20"/>
                <w:szCs w:val="20"/>
              </w:rPr>
              <w:t>Dispose or delete all documents and files that are</w:t>
            </w:r>
            <w:r w:rsidR="000F105C">
              <w:rPr>
                <w:color w:val="000000"/>
                <w:sz w:val="20"/>
                <w:szCs w:val="20"/>
              </w:rPr>
              <w:t xml:space="preserve"> past its retention period in </w:t>
            </w:r>
            <w:r w:rsidRPr="009E6059">
              <w:rPr>
                <w:color w:val="000000"/>
                <w:sz w:val="20"/>
                <w:szCs w:val="20"/>
              </w:rPr>
              <w:t>secure</w:t>
            </w:r>
            <w:r>
              <w:rPr>
                <w:color w:val="000000"/>
                <w:sz w:val="20"/>
                <w:szCs w:val="20"/>
              </w:rPr>
              <w:t>d</w:t>
            </w:r>
            <w:r w:rsidRPr="009E6059">
              <w:rPr>
                <w:color w:val="000000"/>
                <w:sz w:val="20"/>
                <w:szCs w:val="20"/>
              </w:rPr>
              <w:t xml:space="preserve"> </w:t>
            </w:r>
            <w:r>
              <w:rPr>
                <w:color w:val="000000"/>
                <w:sz w:val="20"/>
                <w:szCs w:val="20"/>
              </w:rPr>
              <w:t>means</w:t>
            </w:r>
            <w:r w:rsidRPr="009E6059">
              <w:rPr>
                <w:color w:val="000000"/>
                <w:sz w:val="20"/>
                <w:szCs w:val="20"/>
              </w:rPr>
              <w:t xml:space="preserve"> (i.e., Cross-shredders for printed information and data wiping tools for electronic </w:t>
            </w:r>
            <w:r>
              <w:rPr>
                <w:color w:val="000000"/>
                <w:sz w:val="20"/>
                <w:szCs w:val="20"/>
              </w:rPr>
              <w:t>copies</w:t>
            </w:r>
            <w:r w:rsidRPr="009E6059">
              <w:rPr>
                <w:color w:val="000000"/>
                <w:sz w:val="20"/>
                <w:szCs w:val="20"/>
              </w:rPr>
              <w:t xml:space="preserve"> should be considered).</w:t>
            </w:r>
          </w:p>
          <w:p w14:paraId="79E3FC89" w14:textId="43456913" w:rsidR="00EF13AA" w:rsidRPr="00BD2241" w:rsidRDefault="00EF13AA" w:rsidP="0065097D">
            <w:pPr>
              <w:jc w:val="both"/>
              <w:rPr>
                <w:sz w:val="20"/>
                <w:szCs w:val="20"/>
              </w:rPr>
            </w:pPr>
          </w:p>
        </w:tc>
        <w:tc>
          <w:tcPr>
            <w:tcW w:w="3060" w:type="dxa"/>
          </w:tcPr>
          <w:p w14:paraId="3A5C153F" w14:textId="77777777" w:rsidR="006B075A" w:rsidRPr="00BD2241" w:rsidRDefault="006B075A" w:rsidP="00BD2241">
            <w:pPr>
              <w:rPr>
                <w:sz w:val="20"/>
                <w:szCs w:val="20"/>
              </w:rPr>
            </w:pPr>
          </w:p>
          <w:p w14:paraId="39531885" w14:textId="0F9C95C6" w:rsidR="006B075A" w:rsidRPr="00BD2241" w:rsidRDefault="003A4DF6" w:rsidP="00BD2241">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Target Implementation Date:</w:t>
            </w:r>
          </w:p>
          <w:p w14:paraId="43E07B0F" w14:textId="2EC7ACB4" w:rsidR="006B075A" w:rsidRPr="00BD2241" w:rsidRDefault="008D1DF4" w:rsidP="00BD2241">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Q2 2019</w:t>
            </w:r>
          </w:p>
          <w:p w14:paraId="35D0FAED" w14:textId="77777777" w:rsidR="007B39BE" w:rsidRPr="003C4C5D" w:rsidRDefault="009B0835" w:rsidP="007B39BE">
            <w:pPr>
              <w:spacing w:after="0"/>
              <w:rPr>
                <w:rFonts w:ascii="Calibri" w:eastAsia="Calibri" w:hAnsi="Calibri" w:cs="Times New Roman"/>
                <w:bCs/>
                <w:color w:val="000000"/>
                <w:sz w:val="20"/>
                <w:szCs w:val="20"/>
              </w:rPr>
            </w:pPr>
            <w:r w:rsidRPr="0022142C">
              <w:rPr>
                <w:rFonts w:ascii="Calibri" w:eastAsia="Calibri" w:hAnsi="Calibri" w:cs="Times New Roman"/>
                <w:bCs/>
                <w:color w:val="000000"/>
                <w:sz w:val="20"/>
                <w:szCs w:val="20"/>
                <w:lang w:val="en-US"/>
              </w:rPr>
              <w:t>Person</w:t>
            </w:r>
            <w:r w:rsidR="00EE7DA6">
              <w:rPr>
                <w:rFonts w:ascii="Calibri" w:eastAsia="Calibri" w:hAnsi="Calibri" w:cs="Times New Roman"/>
                <w:bCs/>
                <w:color w:val="000000"/>
                <w:sz w:val="20"/>
                <w:szCs w:val="20"/>
                <w:lang w:val="en-US"/>
              </w:rPr>
              <w:t>/s</w:t>
            </w:r>
            <w:r w:rsidRPr="0022142C">
              <w:rPr>
                <w:rFonts w:ascii="Calibri" w:eastAsia="Calibri" w:hAnsi="Calibri" w:cs="Times New Roman"/>
                <w:bCs/>
                <w:color w:val="000000"/>
                <w:sz w:val="20"/>
                <w:szCs w:val="20"/>
                <w:lang w:val="en-US"/>
              </w:rPr>
              <w:t xml:space="preserve"> Responsible</w:t>
            </w:r>
            <w:r>
              <w:rPr>
                <w:rFonts w:ascii="Calibri" w:eastAsia="Calibri" w:hAnsi="Calibri" w:cs="Times New Roman"/>
                <w:bCs/>
                <w:color w:val="000000"/>
                <w:sz w:val="20"/>
                <w:szCs w:val="20"/>
                <w:lang w:val="en-US"/>
              </w:rPr>
              <w:t xml:space="preserve">: </w:t>
            </w:r>
            <w:r w:rsidR="003A3AE9">
              <w:rPr>
                <w:rFonts w:ascii="Calibri" w:eastAsia="Calibri" w:hAnsi="Calibri" w:cs="Times New Roman"/>
                <w:bCs/>
                <w:color w:val="000000"/>
                <w:sz w:val="20"/>
                <w:szCs w:val="20"/>
                <w:lang w:val="en-US"/>
              </w:rPr>
              <w:br/>
            </w:r>
            <w:r w:rsidR="007B39BE" w:rsidRPr="003C4C5D">
              <w:rPr>
                <w:rFonts w:ascii="Calibri" w:eastAsia="Calibri" w:hAnsi="Calibri" w:cs="Times New Roman"/>
                <w:bCs/>
                <w:color w:val="000000"/>
                <w:sz w:val="20"/>
                <w:szCs w:val="20"/>
              </w:rPr>
              <w:t>Mr. Johnson M. Tan III – Data Protection Officer</w:t>
            </w:r>
            <w:r w:rsidR="007B39BE">
              <w:rPr>
                <w:rFonts w:ascii="Calibri" w:eastAsia="Calibri" w:hAnsi="Calibri" w:cs="Times New Roman"/>
                <w:bCs/>
                <w:color w:val="000000"/>
                <w:sz w:val="20"/>
                <w:szCs w:val="20"/>
              </w:rPr>
              <w:t xml:space="preserve"> (DPO)</w:t>
            </w:r>
          </w:p>
          <w:p w14:paraId="2D373449" w14:textId="77777777" w:rsidR="007B39BE" w:rsidRDefault="007B39BE" w:rsidP="007B39BE">
            <w:pPr>
              <w:rPr>
                <w:rFonts w:ascii="Calibri" w:eastAsia="Calibri" w:hAnsi="Calibri" w:cs="Times New Roman"/>
                <w:bCs/>
                <w:color w:val="000000"/>
                <w:sz w:val="20"/>
                <w:szCs w:val="20"/>
              </w:rPr>
            </w:pPr>
            <w:r w:rsidRPr="003C4C5D">
              <w:rPr>
                <w:rFonts w:ascii="Calibri" w:eastAsia="Calibri" w:hAnsi="Calibri" w:cs="Times New Roman"/>
                <w:bCs/>
                <w:color w:val="000000"/>
                <w:sz w:val="20"/>
                <w:szCs w:val="20"/>
              </w:rPr>
              <w:t xml:space="preserve">Mr. Edgardo A. </w:t>
            </w:r>
            <w:proofErr w:type="spellStart"/>
            <w:r w:rsidRPr="003C4C5D">
              <w:rPr>
                <w:rFonts w:ascii="Calibri" w:eastAsia="Calibri" w:hAnsi="Calibri" w:cs="Times New Roman"/>
                <w:bCs/>
                <w:color w:val="000000"/>
                <w:sz w:val="20"/>
                <w:szCs w:val="20"/>
              </w:rPr>
              <w:t>Micayabas</w:t>
            </w:r>
            <w:proofErr w:type="spellEnd"/>
            <w:r w:rsidRPr="003C4C5D">
              <w:rPr>
                <w:rFonts w:ascii="Calibri" w:eastAsia="Calibri" w:hAnsi="Calibri" w:cs="Times New Roman"/>
                <w:bCs/>
                <w:color w:val="000000"/>
                <w:sz w:val="20"/>
                <w:szCs w:val="20"/>
              </w:rPr>
              <w:t xml:space="preserve"> – Chief Executive Officer</w:t>
            </w:r>
            <w:r>
              <w:rPr>
                <w:rFonts w:ascii="Calibri" w:eastAsia="Calibri" w:hAnsi="Calibri" w:cs="Times New Roman"/>
                <w:bCs/>
                <w:color w:val="000000"/>
                <w:sz w:val="20"/>
                <w:szCs w:val="20"/>
              </w:rPr>
              <w:t xml:space="preserve"> (CEO)</w:t>
            </w:r>
          </w:p>
          <w:p w14:paraId="39DD945C"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Engr. Michael </w:t>
            </w:r>
            <w:proofErr w:type="spellStart"/>
            <w:r>
              <w:rPr>
                <w:rFonts w:ascii="Calibri" w:eastAsia="Calibri" w:hAnsi="Calibri" w:cs="Times New Roman"/>
                <w:bCs/>
                <w:color w:val="000000"/>
                <w:sz w:val="20"/>
                <w:szCs w:val="20"/>
              </w:rPr>
              <w:t>Alilin</w:t>
            </w:r>
            <w:proofErr w:type="spellEnd"/>
            <w:r>
              <w:rPr>
                <w:rFonts w:ascii="Calibri" w:eastAsia="Calibri" w:hAnsi="Calibri" w:cs="Times New Roman"/>
                <w:bCs/>
                <w:color w:val="000000"/>
                <w:sz w:val="20"/>
                <w:szCs w:val="20"/>
              </w:rPr>
              <w:t xml:space="preserve"> – Asset Management Officer</w:t>
            </w:r>
          </w:p>
          <w:p w14:paraId="04915DF9"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w:t>
            </w:r>
            <w:proofErr w:type="spellStart"/>
            <w:r>
              <w:rPr>
                <w:rFonts w:ascii="Calibri" w:eastAsia="Calibri" w:hAnsi="Calibri" w:cs="Times New Roman"/>
                <w:bCs/>
                <w:color w:val="000000"/>
                <w:sz w:val="20"/>
                <w:szCs w:val="20"/>
              </w:rPr>
              <w:t>Cronie</w:t>
            </w:r>
            <w:proofErr w:type="spellEnd"/>
            <w:r>
              <w:rPr>
                <w:rFonts w:ascii="Calibri" w:eastAsia="Calibri" w:hAnsi="Calibri" w:cs="Times New Roman"/>
                <w:bCs/>
                <w:color w:val="000000"/>
                <w:sz w:val="20"/>
                <w:szCs w:val="20"/>
              </w:rPr>
              <w:t xml:space="preserve"> Kaye P. </w:t>
            </w:r>
            <w:proofErr w:type="spellStart"/>
            <w:r>
              <w:rPr>
                <w:rFonts w:ascii="Calibri" w:eastAsia="Calibri" w:hAnsi="Calibri" w:cs="Times New Roman"/>
                <w:bCs/>
                <w:color w:val="000000"/>
                <w:sz w:val="20"/>
                <w:szCs w:val="20"/>
              </w:rPr>
              <w:t>Fabe</w:t>
            </w:r>
            <w:proofErr w:type="spellEnd"/>
            <w:r>
              <w:rPr>
                <w:rFonts w:ascii="Calibri" w:eastAsia="Calibri" w:hAnsi="Calibri" w:cs="Times New Roman"/>
                <w:bCs/>
                <w:color w:val="000000"/>
                <w:sz w:val="20"/>
                <w:szCs w:val="20"/>
              </w:rPr>
              <w:t xml:space="preserve"> – </w:t>
            </w:r>
            <w:proofErr w:type="spellStart"/>
            <w:r>
              <w:rPr>
                <w:rFonts w:ascii="Calibri" w:eastAsia="Calibri" w:hAnsi="Calibri" w:cs="Times New Roman"/>
                <w:bCs/>
                <w:color w:val="000000"/>
                <w:sz w:val="20"/>
                <w:szCs w:val="20"/>
              </w:rPr>
              <w:t>EdCom</w:t>
            </w:r>
            <w:proofErr w:type="spellEnd"/>
            <w:r>
              <w:rPr>
                <w:rFonts w:ascii="Calibri" w:eastAsia="Calibri" w:hAnsi="Calibri" w:cs="Times New Roman"/>
                <w:bCs/>
                <w:color w:val="000000"/>
                <w:sz w:val="20"/>
                <w:szCs w:val="20"/>
              </w:rPr>
              <w:t xml:space="preserve"> Coordinator</w:t>
            </w:r>
          </w:p>
          <w:p w14:paraId="57CED70C"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Ms. Marta D. Villa – Human Resource Department (HRD) Head</w:t>
            </w:r>
          </w:p>
          <w:p w14:paraId="351CCD0A"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Mary Lee Ann </w:t>
            </w:r>
            <w:proofErr w:type="spellStart"/>
            <w:r>
              <w:rPr>
                <w:rFonts w:ascii="Calibri" w:eastAsia="Calibri" w:hAnsi="Calibri" w:cs="Times New Roman"/>
                <w:bCs/>
                <w:color w:val="000000"/>
                <w:sz w:val="20"/>
                <w:szCs w:val="20"/>
              </w:rPr>
              <w:t>Antoque</w:t>
            </w:r>
            <w:proofErr w:type="spellEnd"/>
            <w:r>
              <w:rPr>
                <w:rFonts w:ascii="Calibri" w:eastAsia="Calibri" w:hAnsi="Calibri" w:cs="Times New Roman"/>
                <w:bCs/>
                <w:color w:val="000000"/>
                <w:sz w:val="20"/>
                <w:szCs w:val="20"/>
              </w:rPr>
              <w:t xml:space="preserve"> – Comptroller</w:t>
            </w:r>
          </w:p>
          <w:p w14:paraId="2CF2BEC4"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Mr. Wilfred G. </w:t>
            </w:r>
            <w:proofErr w:type="spellStart"/>
            <w:r>
              <w:rPr>
                <w:rFonts w:ascii="Calibri" w:eastAsia="Calibri" w:hAnsi="Calibri" w:cs="Times New Roman"/>
                <w:bCs/>
                <w:color w:val="000000"/>
                <w:sz w:val="20"/>
                <w:szCs w:val="20"/>
              </w:rPr>
              <w:t>Samuya</w:t>
            </w:r>
            <w:proofErr w:type="spellEnd"/>
            <w:r>
              <w:rPr>
                <w:rFonts w:ascii="Calibri" w:eastAsia="Calibri" w:hAnsi="Calibri" w:cs="Times New Roman"/>
                <w:bCs/>
                <w:color w:val="000000"/>
                <w:sz w:val="20"/>
                <w:szCs w:val="20"/>
              </w:rPr>
              <w:t xml:space="preserve"> – IT Head</w:t>
            </w:r>
          </w:p>
          <w:p w14:paraId="778D3FA3"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Amie Jane </w:t>
            </w:r>
            <w:proofErr w:type="spellStart"/>
            <w:r>
              <w:rPr>
                <w:rFonts w:ascii="Calibri" w:eastAsia="Calibri" w:hAnsi="Calibri" w:cs="Times New Roman"/>
                <w:bCs/>
                <w:color w:val="000000"/>
                <w:sz w:val="20"/>
                <w:szCs w:val="20"/>
              </w:rPr>
              <w:t>Daba</w:t>
            </w:r>
            <w:proofErr w:type="spellEnd"/>
            <w:r>
              <w:rPr>
                <w:rFonts w:ascii="Calibri" w:eastAsia="Calibri" w:hAnsi="Calibri" w:cs="Times New Roman"/>
                <w:bCs/>
                <w:color w:val="000000"/>
                <w:sz w:val="20"/>
                <w:szCs w:val="20"/>
              </w:rPr>
              <w:t xml:space="preserve"> – Internal Audit (IA) Head</w:t>
            </w:r>
          </w:p>
          <w:p w14:paraId="00CF59A3"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Ines Gay </w:t>
            </w:r>
            <w:proofErr w:type="spellStart"/>
            <w:r>
              <w:rPr>
                <w:rFonts w:ascii="Calibri" w:eastAsia="Calibri" w:hAnsi="Calibri" w:cs="Times New Roman"/>
                <w:bCs/>
                <w:color w:val="000000"/>
                <w:sz w:val="20"/>
                <w:szCs w:val="20"/>
              </w:rPr>
              <w:t>Pecson</w:t>
            </w:r>
            <w:proofErr w:type="spellEnd"/>
            <w:r>
              <w:rPr>
                <w:rFonts w:ascii="Calibri" w:eastAsia="Calibri" w:hAnsi="Calibri" w:cs="Times New Roman"/>
                <w:bCs/>
                <w:color w:val="000000"/>
                <w:sz w:val="20"/>
                <w:szCs w:val="20"/>
              </w:rPr>
              <w:t xml:space="preserve"> – Insurance Head</w:t>
            </w:r>
          </w:p>
          <w:p w14:paraId="2DAE7AA3"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lastRenderedPageBreak/>
              <w:t xml:space="preserve">Ms. Jennifer </w:t>
            </w:r>
            <w:proofErr w:type="spellStart"/>
            <w:r>
              <w:rPr>
                <w:rFonts w:ascii="Calibri" w:eastAsia="Calibri" w:hAnsi="Calibri" w:cs="Times New Roman"/>
                <w:bCs/>
                <w:color w:val="000000"/>
                <w:sz w:val="20"/>
                <w:szCs w:val="20"/>
              </w:rPr>
              <w:t>Erana</w:t>
            </w:r>
            <w:proofErr w:type="spellEnd"/>
            <w:r>
              <w:rPr>
                <w:rFonts w:ascii="Calibri" w:eastAsia="Calibri" w:hAnsi="Calibri" w:cs="Times New Roman"/>
                <w:bCs/>
                <w:color w:val="000000"/>
                <w:sz w:val="20"/>
                <w:szCs w:val="20"/>
              </w:rPr>
              <w:t xml:space="preserve"> – Non-Banking Head</w:t>
            </w:r>
          </w:p>
          <w:p w14:paraId="19A39071"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Atty. Noel G. </w:t>
            </w:r>
            <w:proofErr w:type="spellStart"/>
            <w:r>
              <w:rPr>
                <w:rFonts w:ascii="Calibri" w:eastAsia="Calibri" w:hAnsi="Calibri" w:cs="Times New Roman"/>
                <w:bCs/>
                <w:color w:val="000000"/>
                <w:sz w:val="20"/>
                <w:szCs w:val="20"/>
              </w:rPr>
              <w:t>Bacal</w:t>
            </w:r>
            <w:proofErr w:type="spellEnd"/>
            <w:r>
              <w:rPr>
                <w:rFonts w:ascii="Calibri" w:eastAsia="Calibri" w:hAnsi="Calibri" w:cs="Times New Roman"/>
                <w:bCs/>
                <w:color w:val="000000"/>
                <w:sz w:val="20"/>
                <w:szCs w:val="20"/>
              </w:rPr>
              <w:t xml:space="preserve"> – Legal Head</w:t>
            </w:r>
          </w:p>
          <w:p w14:paraId="32E8FA22" w14:textId="77777777" w:rsidR="007B39BE" w:rsidRPr="003C4C5D"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Branch Management</w:t>
            </w:r>
          </w:p>
          <w:p w14:paraId="15DDD900" w14:textId="40711821" w:rsidR="006B075A" w:rsidRPr="00B62BC1" w:rsidRDefault="006B075A" w:rsidP="005D5434">
            <w:pPr>
              <w:spacing w:after="0"/>
              <w:rPr>
                <w:rFonts w:ascii="Calibri" w:eastAsia="Calibri" w:hAnsi="Calibri" w:cs="Times New Roman"/>
                <w:bCs/>
                <w:color w:val="000000"/>
                <w:sz w:val="20"/>
                <w:szCs w:val="20"/>
                <w:lang w:val="en-US"/>
              </w:rPr>
            </w:pPr>
          </w:p>
        </w:tc>
      </w:tr>
    </w:tbl>
    <w:p w14:paraId="2280BDF9" w14:textId="289FF5C7" w:rsidR="006B075A" w:rsidDel="00E24397" w:rsidRDefault="006B075A" w:rsidP="006B075A">
      <w:pPr>
        <w:rPr>
          <w:del w:id="276" w:author="Paolo T. Parone" w:date="2018-07-30T12:56:00Z"/>
        </w:rPr>
      </w:pPr>
    </w:p>
    <w:p w14:paraId="1BA489FE" w14:textId="77777777" w:rsidR="00E24397" w:rsidRDefault="00E24397" w:rsidP="006B075A">
      <w:pPr>
        <w:rPr>
          <w:ins w:id="277" w:author="Paolo T. Parone" w:date="2018-07-30T12:56:00Z"/>
        </w:rPr>
        <w:sectPr w:rsidR="00E24397" w:rsidSect="004A53D8">
          <w:pgSz w:w="16839" w:h="11907" w:orient="landscape" w:code="9"/>
          <w:pgMar w:top="720" w:right="720" w:bottom="450" w:left="720" w:header="432" w:footer="83" w:gutter="0"/>
          <w:cols w:space="720"/>
          <w:titlePg/>
          <w:docGrid w:linePitch="360"/>
        </w:sectPr>
      </w:pPr>
    </w:p>
    <w:p w14:paraId="682E6A34" w14:textId="39F85B0E" w:rsidR="00AE5293" w:rsidDel="00E24397" w:rsidRDefault="00AE5293" w:rsidP="006B075A">
      <w:pPr>
        <w:rPr>
          <w:del w:id="278" w:author="Paolo T. Parone" w:date="2018-07-30T12:55:00Z"/>
        </w:rPr>
        <w:sectPr w:rsidR="00AE5293" w:rsidDel="00E24397" w:rsidSect="004A53D8">
          <w:pgSz w:w="16839" w:h="11907" w:orient="landscape" w:code="9"/>
          <w:pgMar w:top="720" w:right="720" w:bottom="450" w:left="720" w:header="432" w:footer="83" w:gutter="0"/>
          <w:cols w:space="720"/>
          <w:titlePg/>
          <w:docGrid w:linePitch="360"/>
        </w:sectPr>
      </w:pPr>
    </w:p>
    <w:p w14:paraId="6D02E93A" w14:textId="15B738A3" w:rsidR="006074E1" w:rsidDel="00E24397" w:rsidRDefault="006074E1" w:rsidP="006B075A">
      <w:pPr>
        <w:rPr>
          <w:del w:id="279" w:author="Paolo T. Parone" w:date="2018-07-30T12:56:00Z"/>
        </w:rPr>
        <w:sectPr w:rsidR="006074E1" w:rsidDel="00E24397" w:rsidSect="004A53D8">
          <w:pgSz w:w="16839" w:h="11907" w:orient="landscape" w:code="9"/>
          <w:pgMar w:top="720" w:right="720" w:bottom="450" w:left="720" w:header="432" w:footer="83" w:gutter="0"/>
          <w:cols w:space="720"/>
          <w:titlePg/>
          <w:docGrid w:linePitch="360"/>
        </w:sectPr>
      </w:pPr>
    </w:p>
    <w:p w14:paraId="23BA450B" w14:textId="3625DCC8" w:rsidR="006074E1" w:rsidDel="00E24397" w:rsidRDefault="006074E1" w:rsidP="006B075A">
      <w:pPr>
        <w:rPr>
          <w:del w:id="280" w:author="Paolo T. Parone" w:date="2018-07-30T12:56:00Z"/>
        </w:rPr>
      </w:pPr>
    </w:p>
    <w:p w14:paraId="6A579A64" w14:textId="77777777" w:rsidR="001B4C61" w:rsidRDefault="001B4C61" w:rsidP="006B075A"/>
    <w:p w14:paraId="778F0575" w14:textId="310477CB" w:rsidR="00F475BC" w:rsidDel="00E24397" w:rsidRDefault="00F475BC" w:rsidP="006B075A">
      <w:pPr>
        <w:rPr>
          <w:del w:id="281" w:author="Paolo T. Parone" w:date="2018-07-30T12:56:00Z"/>
        </w:rPr>
        <w:sectPr w:rsidR="00F475BC" w:rsidDel="00E24397" w:rsidSect="004A53D8">
          <w:pgSz w:w="16839" w:h="11907" w:orient="landscape" w:code="9"/>
          <w:pgMar w:top="720" w:right="720" w:bottom="450" w:left="720" w:header="432" w:footer="83" w:gutter="0"/>
          <w:cols w:space="720"/>
          <w:titlePg/>
          <w:docGrid w:linePitch="360"/>
        </w:sectPr>
      </w:pPr>
    </w:p>
    <w:tbl>
      <w:tblPr>
        <w:tblStyle w:val="TableGrid"/>
        <w:tblW w:w="15385" w:type="dxa"/>
        <w:tblLook w:val="04A0" w:firstRow="1" w:lastRow="0" w:firstColumn="1" w:lastColumn="0" w:noHBand="0" w:noVBand="1"/>
      </w:tblPr>
      <w:tblGrid>
        <w:gridCol w:w="2245"/>
        <w:gridCol w:w="2520"/>
        <w:gridCol w:w="2520"/>
        <w:gridCol w:w="5040"/>
        <w:gridCol w:w="3060"/>
      </w:tblGrid>
      <w:tr w:rsidR="001B4C61" w14:paraId="7972B9AA" w14:textId="77777777" w:rsidTr="00684C8A">
        <w:trPr>
          <w:trHeight w:val="288"/>
        </w:trPr>
        <w:tc>
          <w:tcPr>
            <w:tcW w:w="2245" w:type="dxa"/>
            <w:tcBorders>
              <w:bottom w:val="single" w:sz="4" w:space="0" w:color="auto"/>
            </w:tcBorders>
            <w:vAlign w:val="center"/>
          </w:tcPr>
          <w:p w14:paraId="520F101D" w14:textId="53CE5959" w:rsidR="001B4C61" w:rsidRPr="007F5F1D" w:rsidRDefault="001B4C61" w:rsidP="00684C8A">
            <w:pPr>
              <w:tabs>
                <w:tab w:val="left" w:pos="990"/>
                <w:tab w:val="left" w:pos="1235"/>
              </w:tabs>
              <w:spacing w:after="0" w:line="240" w:lineRule="auto"/>
              <w:jc w:val="center"/>
              <w:rPr>
                <w:b/>
                <w:bCs/>
                <w:sz w:val="20"/>
                <w:szCs w:val="20"/>
                <w:u w:val="single"/>
              </w:rPr>
            </w:pPr>
            <w:r>
              <w:rPr>
                <w:b/>
                <w:bCs/>
                <w:sz w:val="20"/>
                <w:szCs w:val="20"/>
              </w:rPr>
              <w:lastRenderedPageBreak/>
              <w:t>0</w:t>
            </w:r>
            <w:ins w:id="282" w:author="Paolo T. Parone" w:date="2018-07-30T12:59:00Z">
              <w:r w:rsidR="00E24397">
                <w:rPr>
                  <w:b/>
                  <w:bCs/>
                  <w:sz w:val="20"/>
                  <w:szCs w:val="20"/>
                </w:rPr>
                <w:t>3</w:t>
              </w:r>
            </w:ins>
            <w:del w:id="283" w:author="Paolo T. Parone" w:date="2018-07-30T12:59:00Z">
              <w:r w:rsidDel="00E24397">
                <w:rPr>
                  <w:b/>
                  <w:bCs/>
                  <w:sz w:val="20"/>
                  <w:szCs w:val="20"/>
                </w:rPr>
                <w:delText>6</w:delText>
              </w:r>
            </w:del>
          </w:p>
        </w:tc>
        <w:tc>
          <w:tcPr>
            <w:tcW w:w="13140" w:type="dxa"/>
            <w:gridSpan w:val="4"/>
            <w:tcBorders>
              <w:bottom w:val="single" w:sz="4" w:space="0" w:color="auto"/>
            </w:tcBorders>
            <w:vAlign w:val="center"/>
          </w:tcPr>
          <w:p w14:paraId="26E9FBEF" w14:textId="4FFCDF5A" w:rsidR="001B4C61" w:rsidRPr="001B4C61" w:rsidRDefault="001B4C61" w:rsidP="001B4C61">
            <w:pPr>
              <w:tabs>
                <w:tab w:val="left" w:pos="180"/>
                <w:tab w:val="left" w:pos="990"/>
              </w:tabs>
              <w:spacing w:after="0" w:line="240" w:lineRule="auto"/>
              <w:rPr>
                <w:b/>
                <w:sz w:val="20"/>
                <w:szCs w:val="20"/>
                <w:u w:val="single"/>
                <w:lang w:val="en-US"/>
              </w:rPr>
            </w:pPr>
            <w:r>
              <w:rPr>
                <w:b/>
                <w:sz w:val="20"/>
                <w:szCs w:val="20"/>
                <w:u w:val="single"/>
                <w:lang w:val="en-US"/>
              </w:rPr>
              <w:t>Transp</w:t>
            </w:r>
            <w:r w:rsidRPr="00924467">
              <w:rPr>
                <w:b/>
                <w:sz w:val="20"/>
                <w:szCs w:val="20"/>
                <w:u w:val="single"/>
                <w:lang w:val="en-US"/>
              </w:rPr>
              <w:t>arency</w:t>
            </w:r>
            <w:r w:rsidR="00BF7B2D">
              <w:rPr>
                <w:b/>
                <w:sz w:val="20"/>
                <w:szCs w:val="20"/>
                <w:u w:val="single"/>
                <w:lang w:val="en-US"/>
              </w:rPr>
              <w:t xml:space="preserve"> and Collection</w:t>
            </w:r>
          </w:p>
        </w:tc>
      </w:tr>
      <w:tr w:rsidR="001B4C61" w14:paraId="4417561D" w14:textId="77777777" w:rsidTr="00684C8A">
        <w:trPr>
          <w:trHeight w:val="72"/>
        </w:trPr>
        <w:tc>
          <w:tcPr>
            <w:tcW w:w="15385" w:type="dxa"/>
            <w:gridSpan w:val="5"/>
            <w:tcBorders>
              <w:top w:val="single" w:sz="4" w:space="0" w:color="auto"/>
              <w:left w:val="nil"/>
              <w:bottom w:val="single" w:sz="4" w:space="0" w:color="auto"/>
              <w:right w:val="nil"/>
            </w:tcBorders>
          </w:tcPr>
          <w:p w14:paraId="4149B7A7" w14:textId="77777777" w:rsidR="001B4C61" w:rsidRPr="00C53824" w:rsidRDefault="001B4C61" w:rsidP="00684C8A">
            <w:pPr>
              <w:spacing w:after="0" w:line="240" w:lineRule="auto"/>
              <w:rPr>
                <w:sz w:val="2"/>
              </w:rPr>
            </w:pPr>
          </w:p>
        </w:tc>
      </w:tr>
      <w:tr w:rsidR="001B4C61" w14:paraId="56EA97D1" w14:textId="77777777" w:rsidTr="00684C8A">
        <w:trPr>
          <w:trHeight w:val="288"/>
        </w:trPr>
        <w:tc>
          <w:tcPr>
            <w:tcW w:w="15385" w:type="dxa"/>
            <w:gridSpan w:val="5"/>
            <w:tcBorders>
              <w:top w:val="single" w:sz="4" w:space="0" w:color="auto"/>
              <w:bottom w:val="single" w:sz="4" w:space="0" w:color="auto"/>
            </w:tcBorders>
            <w:vAlign w:val="center"/>
          </w:tcPr>
          <w:p w14:paraId="4E4F6536" w14:textId="4C134F98" w:rsidR="001B4C61" w:rsidRPr="001B4C61" w:rsidRDefault="001B4C61" w:rsidP="00784076">
            <w:pPr>
              <w:spacing w:after="0"/>
              <w:jc w:val="both"/>
              <w:rPr>
                <w:b/>
                <w:bCs/>
                <w:sz w:val="20"/>
                <w:szCs w:val="20"/>
                <w:u w:val="single"/>
              </w:rPr>
            </w:pPr>
            <w:r>
              <w:rPr>
                <w:sz w:val="20"/>
                <w:szCs w:val="20"/>
                <w:lang w:val="en-US"/>
              </w:rPr>
              <w:t>Unauthorized collection and processing of personal data due to absence / lack of consent from data subjects</w:t>
            </w:r>
          </w:p>
        </w:tc>
      </w:tr>
      <w:tr w:rsidR="001B4C61" w14:paraId="213ABF44" w14:textId="77777777" w:rsidTr="00684C8A">
        <w:trPr>
          <w:trHeight w:val="72"/>
        </w:trPr>
        <w:tc>
          <w:tcPr>
            <w:tcW w:w="15385" w:type="dxa"/>
            <w:gridSpan w:val="5"/>
            <w:tcBorders>
              <w:top w:val="single" w:sz="4" w:space="0" w:color="auto"/>
              <w:left w:val="nil"/>
              <w:bottom w:val="nil"/>
              <w:right w:val="nil"/>
            </w:tcBorders>
          </w:tcPr>
          <w:p w14:paraId="00CF068B" w14:textId="77777777" w:rsidR="001B4C61" w:rsidRPr="00C53824" w:rsidRDefault="001B4C61" w:rsidP="00684C8A">
            <w:pPr>
              <w:spacing w:after="0" w:line="240" w:lineRule="auto"/>
              <w:rPr>
                <w:sz w:val="2"/>
                <w:szCs w:val="2"/>
              </w:rPr>
            </w:pPr>
          </w:p>
        </w:tc>
      </w:tr>
      <w:tr w:rsidR="001B4C61" w14:paraId="2984FCFF" w14:textId="77777777" w:rsidTr="00684C8A">
        <w:trPr>
          <w:trHeight w:val="20"/>
        </w:trPr>
        <w:tc>
          <w:tcPr>
            <w:tcW w:w="4765" w:type="dxa"/>
            <w:gridSpan w:val="2"/>
            <w:tcBorders>
              <w:top w:val="single" w:sz="4" w:space="0" w:color="auto"/>
            </w:tcBorders>
            <w:vAlign w:val="center"/>
          </w:tcPr>
          <w:p w14:paraId="65C85317" w14:textId="77777777" w:rsidR="001B4C61" w:rsidRPr="00C53824" w:rsidRDefault="001B4C61" w:rsidP="00684C8A">
            <w:pPr>
              <w:spacing w:after="0" w:line="240" w:lineRule="auto"/>
              <w:jc w:val="center"/>
              <w:rPr>
                <w:b/>
                <w:sz w:val="20"/>
                <w:szCs w:val="20"/>
              </w:rPr>
            </w:pPr>
            <w:r w:rsidRPr="00C53824">
              <w:rPr>
                <w:b/>
                <w:sz w:val="20"/>
                <w:szCs w:val="20"/>
              </w:rPr>
              <w:t>Threat / Vulnerability</w:t>
            </w:r>
          </w:p>
        </w:tc>
        <w:tc>
          <w:tcPr>
            <w:tcW w:w="2520" w:type="dxa"/>
            <w:tcBorders>
              <w:top w:val="single" w:sz="4" w:space="0" w:color="auto"/>
            </w:tcBorders>
            <w:vAlign w:val="center"/>
          </w:tcPr>
          <w:p w14:paraId="51289852" w14:textId="77777777" w:rsidR="001B4C61" w:rsidRPr="00C53824" w:rsidRDefault="001B4C61" w:rsidP="00684C8A">
            <w:pPr>
              <w:spacing w:after="0" w:line="240" w:lineRule="auto"/>
              <w:jc w:val="center"/>
              <w:rPr>
                <w:b/>
                <w:sz w:val="20"/>
                <w:szCs w:val="20"/>
              </w:rPr>
            </w:pPr>
            <w:r w:rsidRPr="00C53824">
              <w:rPr>
                <w:b/>
                <w:sz w:val="20"/>
                <w:szCs w:val="20"/>
              </w:rPr>
              <w:t>Control / Mitigating Circumstances</w:t>
            </w:r>
          </w:p>
        </w:tc>
        <w:tc>
          <w:tcPr>
            <w:tcW w:w="5040" w:type="dxa"/>
            <w:tcBorders>
              <w:top w:val="single" w:sz="4" w:space="0" w:color="auto"/>
            </w:tcBorders>
            <w:vAlign w:val="center"/>
          </w:tcPr>
          <w:p w14:paraId="1D6866CB" w14:textId="77777777" w:rsidR="001B4C61" w:rsidRPr="00C53824" w:rsidRDefault="001B4C61" w:rsidP="00684C8A">
            <w:pPr>
              <w:spacing w:after="0" w:line="240" w:lineRule="auto"/>
              <w:jc w:val="center"/>
              <w:rPr>
                <w:b/>
                <w:sz w:val="20"/>
                <w:szCs w:val="20"/>
              </w:rPr>
            </w:pPr>
            <w:r w:rsidRPr="00C53824">
              <w:rPr>
                <w:b/>
                <w:sz w:val="20"/>
                <w:szCs w:val="20"/>
              </w:rPr>
              <w:t>Recommendation</w:t>
            </w:r>
          </w:p>
        </w:tc>
        <w:tc>
          <w:tcPr>
            <w:tcW w:w="3060" w:type="dxa"/>
            <w:tcBorders>
              <w:top w:val="single" w:sz="4" w:space="0" w:color="auto"/>
            </w:tcBorders>
            <w:vAlign w:val="center"/>
          </w:tcPr>
          <w:p w14:paraId="493C4DE4" w14:textId="77777777" w:rsidR="001B4C61" w:rsidRPr="00C53824" w:rsidRDefault="001B4C61" w:rsidP="00684C8A">
            <w:pPr>
              <w:spacing w:after="0" w:line="240" w:lineRule="auto"/>
              <w:jc w:val="center"/>
              <w:rPr>
                <w:b/>
                <w:sz w:val="20"/>
                <w:szCs w:val="20"/>
              </w:rPr>
            </w:pPr>
            <w:r w:rsidRPr="00C53824">
              <w:rPr>
                <w:b/>
                <w:sz w:val="20"/>
                <w:szCs w:val="20"/>
              </w:rPr>
              <w:t>Action Plan</w:t>
            </w:r>
          </w:p>
        </w:tc>
      </w:tr>
      <w:tr w:rsidR="001B4C61" w14:paraId="0833BA83" w14:textId="77777777" w:rsidTr="00684C8A">
        <w:trPr>
          <w:trHeight w:val="4184"/>
        </w:trPr>
        <w:tc>
          <w:tcPr>
            <w:tcW w:w="4765" w:type="dxa"/>
            <w:gridSpan w:val="2"/>
          </w:tcPr>
          <w:p w14:paraId="6DEA7BF4" w14:textId="77777777" w:rsidR="001B4C61" w:rsidRPr="006074E1" w:rsidRDefault="001B4C61" w:rsidP="00684C8A">
            <w:pPr>
              <w:jc w:val="both"/>
              <w:rPr>
                <w:b/>
                <w:u w:val="single"/>
              </w:rPr>
            </w:pPr>
            <w:r w:rsidRPr="006074E1">
              <w:rPr>
                <w:b/>
                <w:u w:val="single"/>
              </w:rPr>
              <w:t>Threat</w:t>
            </w:r>
          </w:p>
          <w:p w14:paraId="29742AB3" w14:textId="76C278A5" w:rsidR="001B4C61" w:rsidRDefault="001B4C61" w:rsidP="00684C8A">
            <w:pPr>
              <w:jc w:val="both"/>
              <w:rPr>
                <w:b/>
                <w:u w:val="single"/>
              </w:rPr>
            </w:pPr>
            <w:r w:rsidRPr="005B1CF9">
              <w:rPr>
                <w:sz w:val="20"/>
                <w:szCs w:val="20"/>
              </w:rPr>
              <w:t xml:space="preserve">Embarrassment of </w:t>
            </w:r>
            <w:r>
              <w:rPr>
                <w:sz w:val="20"/>
                <w:szCs w:val="20"/>
              </w:rPr>
              <w:t>breaches, i</w:t>
            </w:r>
            <w:r w:rsidR="009F0391">
              <w:rPr>
                <w:sz w:val="20"/>
                <w:szCs w:val="20"/>
              </w:rPr>
              <w:t>dentity theft, advertising</w:t>
            </w:r>
            <w:r w:rsidRPr="005B1CF9">
              <w:rPr>
                <w:sz w:val="20"/>
                <w:szCs w:val="20"/>
              </w:rPr>
              <w:t>, harassment</w:t>
            </w:r>
            <w:r>
              <w:rPr>
                <w:sz w:val="20"/>
                <w:szCs w:val="20"/>
              </w:rPr>
              <w:t xml:space="preserve"> </w:t>
            </w:r>
            <w:r w:rsidRPr="005B1CF9">
              <w:rPr>
                <w:sz w:val="20"/>
                <w:szCs w:val="20"/>
              </w:rPr>
              <w:t>/</w:t>
            </w:r>
            <w:r>
              <w:rPr>
                <w:sz w:val="20"/>
                <w:szCs w:val="20"/>
              </w:rPr>
              <w:t xml:space="preserve"> </w:t>
            </w:r>
            <w:r w:rsidRPr="005B1CF9">
              <w:rPr>
                <w:sz w:val="20"/>
                <w:szCs w:val="20"/>
              </w:rPr>
              <w:t>spam</w:t>
            </w:r>
            <w:r w:rsidR="007E3A20">
              <w:rPr>
                <w:sz w:val="20"/>
                <w:szCs w:val="20"/>
              </w:rPr>
              <w:t>.</w:t>
            </w:r>
          </w:p>
          <w:p w14:paraId="0635F61E" w14:textId="77777777" w:rsidR="001B4C61" w:rsidRDefault="001B4C61" w:rsidP="00684C8A">
            <w:pPr>
              <w:jc w:val="both"/>
              <w:rPr>
                <w:b/>
                <w:u w:val="single"/>
              </w:rPr>
            </w:pPr>
            <w:r w:rsidRPr="006074E1">
              <w:rPr>
                <w:b/>
                <w:u w:val="single"/>
              </w:rPr>
              <w:t>Vulnerability</w:t>
            </w:r>
          </w:p>
          <w:p w14:paraId="41660628" w14:textId="2582A5C4" w:rsidR="001B4C61" w:rsidRDefault="001B4C61" w:rsidP="00684C8A">
            <w:pPr>
              <w:jc w:val="both"/>
              <w:rPr>
                <w:sz w:val="20"/>
                <w:szCs w:val="20"/>
              </w:rPr>
            </w:pPr>
            <w:r w:rsidRPr="00483932">
              <w:rPr>
                <w:sz w:val="20"/>
                <w:szCs w:val="20"/>
              </w:rPr>
              <w:t>Absence of privacy statement on collection of personal data wherein data subject may give consent in processing their personal data</w:t>
            </w:r>
            <w:r w:rsidR="00C7399B">
              <w:rPr>
                <w:sz w:val="20"/>
                <w:szCs w:val="20"/>
              </w:rPr>
              <w:t>.</w:t>
            </w:r>
          </w:p>
          <w:p w14:paraId="0426C66C" w14:textId="5E96D641" w:rsidR="008A7B5B" w:rsidRDefault="008A7B5B" w:rsidP="008A7B5B">
            <w:pPr>
              <w:jc w:val="both"/>
              <w:rPr>
                <w:sz w:val="20"/>
                <w:szCs w:val="20"/>
              </w:rPr>
            </w:pPr>
            <w:r>
              <w:rPr>
                <w:sz w:val="20"/>
                <w:szCs w:val="20"/>
              </w:rPr>
              <w:t>Also, the Cooperative’s website has a functionality to collect application or resume from prospecting applicants. However, the website has no privacy statement.</w:t>
            </w:r>
          </w:p>
          <w:p w14:paraId="041A687A" w14:textId="77777777" w:rsidR="008A7B5B" w:rsidRDefault="008A7B5B" w:rsidP="00684C8A">
            <w:pPr>
              <w:jc w:val="both"/>
              <w:rPr>
                <w:b/>
                <w:u w:val="single"/>
              </w:rPr>
            </w:pPr>
          </w:p>
          <w:p w14:paraId="0206FC8F" w14:textId="7B25E4F8" w:rsidR="001B4C61" w:rsidRPr="006074E1" w:rsidRDefault="00193821" w:rsidP="00684C8A">
            <w:pPr>
              <w:jc w:val="both"/>
              <w:rPr>
                <w:b/>
                <w:u w:val="single"/>
              </w:rPr>
            </w:pPr>
            <w:r w:rsidRPr="0037535D">
              <w:rPr>
                <w:sz w:val="20"/>
                <w:szCs w:val="20"/>
              </w:rPr>
              <w:t>Please refer to</w:t>
            </w:r>
            <w:r>
              <w:rPr>
                <w:sz w:val="20"/>
                <w:szCs w:val="20"/>
              </w:rPr>
              <w:t xml:space="preserve"> DPA IRR Sec. 18 par. a.</w:t>
            </w:r>
          </w:p>
          <w:p w14:paraId="6113AD20" w14:textId="77777777" w:rsidR="001B4C61" w:rsidRPr="007F5F1D" w:rsidRDefault="001B4C61" w:rsidP="00684C8A">
            <w:pPr>
              <w:jc w:val="both"/>
              <w:rPr>
                <w:b/>
                <w:u w:val="single"/>
              </w:rPr>
            </w:pPr>
          </w:p>
        </w:tc>
        <w:tc>
          <w:tcPr>
            <w:tcW w:w="2520" w:type="dxa"/>
          </w:tcPr>
          <w:p w14:paraId="4AE580CA" w14:textId="77777777" w:rsidR="001B4C61" w:rsidRDefault="001B4C61" w:rsidP="00684C8A">
            <w:pPr>
              <w:jc w:val="both"/>
              <w:rPr>
                <w:sz w:val="20"/>
                <w:szCs w:val="20"/>
              </w:rPr>
            </w:pPr>
          </w:p>
          <w:p w14:paraId="45C918A7" w14:textId="0CE8C3DD" w:rsidR="001B4C61" w:rsidRDefault="001B4C61" w:rsidP="00684C8A">
            <w:pPr>
              <w:jc w:val="both"/>
              <w:rPr>
                <w:sz w:val="20"/>
                <w:szCs w:val="20"/>
              </w:rPr>
            </w:pPr>
            <w:r>
              <w:rPr>
                <w:sz w:val="20"/>
                <w:szCs w:val="20"/>
              </w:rPr>
              <w:t>Currently, n</w:t>
            </w:r>
            <w:r w:rsidRPr="00C95290">
              <w:rPr>
                <w:sz w:val="20"/>
                <w:szCs w:val="20"/>
              </w:rPr>
              <w:t>o related controls are in place</w:t>
            </w:r>
            <w:r w:rsidR="007E3A20">
              <w:rPr>
                <w:sz w:val="20"/>
                <w:szCs w:val="20"/>
              </w:rPr>
              <w:t>.</w:t>
            </w:r>
          </w:p>
          <w:p w14:paraId="1E24FE38" w14:textId="77777777" w:rsidR="001B4C61" w:rsidRDefault="001B4C61" w:rsidP="001B4C61">
            <w:pPr>
              <w:jc w:val="both"/>
            </w:pPr>
          </w:p>
        </w:tc>
        <w:tc>
          <w:tcPr>
            <w:tcW w:w="5040" w:type="dxa"/>
          </w:tcPr>
          <w:p w14:paraId="0C395EA6" w14:textId="0E603A3C" w:rsidR="001B4C61" w:rsidRPr="00F653DB" w:rsidRDefault="001B4C61" w:rsidP="00684C8A">
            <w:pPr>
              <w:tabs>
                <w:tab w:val="left" w:pos="990"/>
              </w:tabs>
              <w:rPr>
                <w:b/>
                <w:sz w:val="20"/>
                <w:szCs w:val="20"/>
                <w:u w:val="single"/>
              </w:rPr>
            </w:pPr>
            <w:r>
              <w:rPr>
                <w:b/>
                <w:sz w:val="20"/>
                <w:szCs w:val="20"/>
                <w:u w:val="single"/>
              </w:rPr>
              <w:t xml:space="preserve">Organizational </w:t>
            </w:r>
            <w:r w:rsidRPr="00F653DB">
              <w:rPr>
                <w:b/>
                <w:sz w:val="20"/>
                <w:szCs w:val="20"/>
                <w:u w:val="single"/>
              </w:rPr>
              <w:t>Measures</w:t>
            </w:r>
          </w:p>
          <w:p w14:paraId="366B6B65" w14:textId="77777777" w:rsidR="001B4C61" w:rsidRDefault="001B4C61" w:rsidP="001B4C61">
            <w:pPr>
              <w:tabs>
                <w:tab w:val="left" w:pos="180"/>
                <w:tab w:val="left" w:pos="990"/>
              </w:tabs>
              <w:jc w:val="both"/>
              <w:rPr>
                <w:sz w:val="20"/>
                <w:szCs w:val="20"/>
              </w:rPr>
            </w:pPr>
            <w:r w:rsidRPr="00483932">
              <w:rPr>
                <w:sz w:val="20"/>
                <w:szCs w:val="20"/>
              </w:rPr>
              <w:t>Ensure compliance with data privacy principles on transparency. This shall require that consent should be obtained from the data subject in collecting their information for a declared, specified and legitimate purpose.</w:t>
            </w:r>
          </w:p>
          <w:p w14:paraId="043EAE2A" w14:textId="77777777" w:rsidR="008A7B5B" w:rsidRPr="00F5694C" w:rsidRDefault="008A7B5B" w:rsidP="008A7B5B">
            <w:pPr>
              <w:tabs>
                <w:tab w:val="left" w:pos="180"/>
                <w:tab w:val="left" w:pos="990"/>
              </w:tabs>
              <w:jc w:val="both"/>
              <w:rPr>
                <w:b/>
                <w:sz w:val="20"/>
                <w:szCs w:val="20"/>
                <w:u w:val="single"/>
              </w:rPr>
            </w:pPr>
            <w:r w:rsidRPr="00F5694C">
              <w:rPr>
                <w:b/>
                <w:sz w:val="20"/>
                <w:szCs w:val="20"/>
                <w:u w:val="single"/>
              </w:rPr>
              <w:t>Technical Measures</w:t>
            </w:r>
          </w:p>
          <w:p w14:paraId="73AC2E96" w14:textId="77777777" w:rsidR="008A7B5B" w:rsidRDefault="008A7B5B" w:rsidP="008A7B5B">
            <w:pPr>
              <w:tabs>
                <w:tab w:val="left" w:pos="180"/>
                <w:tab w:val="left" w:pos="990"/>
              </w:tabs>
              <w:jc w:val="both"/>
              <w:rPr>
                <w:sz w:val="20"/>
                <w:szCs w:val="20"/>
              </w:rPr>
            </w:pPr>
            <w:r>
              <w:rPr>
                <w:sz w:val="20"/>
                <w:szCs w:val="20"/>
              </w:rPr>
              <w:t>Disable the functionality of the website in collecting application or resume while developing a plan on how to comply with data privacy principles on transparency.</w:t>
            </w:r>
          </w:p>
          <w:p w14:paraId="027EE865" w14:textId="77777777" w:rsidR="001B4C61" w:rsidRDefault="001B4C61" w:rsidP="00684C8A">
            <w:pPr>
              <w:jc w:val="both"/>
            </w:pPr>
          </w:p>
          <w:p w14:paraId="59A61373" w14:textId="77777777" w:rsidR="001B4C61" w:rsidRDefault="001B4C61" w:rsidP="00684C8A">
            <w:pPr>
              <w:jc w:val="both"/>
            </w:pPr>
          </w:p>
        </w:tc>
        <w:tc>
          <w:tcPr>
            <w:tcW w:w="3060" w:type="dxa"/>
          </w:tcPr>
          <w:p w14:paraId="53451BCA" w14:textId="77777777" w:rsidR="001B4C61" w:rsidRDefault="001B4C61" w:rsidP="00684C8A">
            <w:pPr>
              <w:contextualSpacing/>
              <w:jc w:val="both"/>
              <w:rPr>
                <w:rFonts w:ascii="Calibri" w:eastAsia="Calibri" w:hAnsi="Calibri" w:cs="Times New Roman"/>
                <w:bCs/>
                <w:color w:val="000000"/>
                <w:sz w:val="20"/>
                <w:szCs w:val="20"/>
                <w:lang w:val="en-US"/>
              </w:rPr>
            </w:pPr>
          </w:p>
          <w:p w14:paraId="1D47EC47" w14:textId="77777777" w:rsidR="001B4C61" w:rsidRDefault="001B4C61" w:rsidP="00684C8A">
            <w:pPr>
              <w:contextualSpacing/>
              <w:jc w:val="both"/>
              <w:rPr>
                <w:rFonts w:ascii="Calibri" w:eastAsia="Calibri" w:hAnsi="Calibri" w:cs="Times New Roman"/>
                <w:bCs/>
                <w:color w:val="000000"/>
                <w:sz w:val="20"/>
                <w:szCs w:val="20"/>
                <w:lang w:val="en-US"/>
              </w:rPr>
            </w:pPr>
          </w:p>
          <w:p w14:paraId="6B4015BD" w14:textId="6EB3D865" w:rsidR="001B4C61" w:rsidRPr="0022142C" w:rsidRDefault="003A4DF6" w:rsidP="00684C8A">
            <w:pPr>
              <w:contextualSpacing/>
              <w:jc w:val="both"/>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Target Implementation Date:</w:t>
            </w:r>
          </w:p>
          <w:p w14:paraId="148EEB79" w14:textId="40B41CE4" w:rsidR="001B4C61" w:rsidRPr="0022142C" w:rsidRDefault="008D1DF4" w:rsidP="00684C8A">
            <w:pPr>
              <w:contextualSpacing/>
              <w:jc w:val="both"/>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Q2 2019</w:t>
            </w:r>
          </w:p>
          <w:p w14:paraId="14F0A426" w14:textId="77777777" w:rsidR="007B39BE" w:rsidRPr="003C4C5D" w:rsidRDefault="001B4C61" w:rsidP="007B39BE">
            <w:pPr>
              <w:spacing w:after="0"/>
              <w:rPr>
                <w:rFonts w:ascii="Calibri" w:eastAsia="Calibri" w:hAnsi="Calibri" w:cs="Times New Roman"/>
                <w:bCs/>
                <w:color w:val="000000"/>
                <w:sz w:val="20"/>
                <w:szCs w:val="20"/>
              </w:rPr>
            </w:pPr>
            <w:r w:rsidRPr="0022142C">
              <w:rPr>
                <w:rFonts w:ascii="Calibri" w:eastAsia="Calibri" w:hAnsi="Calibri" w:cs="Times New Roman"/>
                <w:bCs/>
                <w:color w:val="000000"/>
                <w:sz w:val="20"/>
                <w:szCs w:val="20"/>
                <w:lang w:val="en-US"/>
              </w:rPr>
              <w:t>Person Responsible</w:t>
            </w:r>
            <w:r w:rsidR="00E44319">
              <w:rPr>
                <w:rFonts w:ascii="Calibri" w:eastAsia="Calibri" w:hAnsi="Calibri" w:cs="Times New Roman"/>
                <w:bCs/>
                <w:color w:val="000000"/>
                <w:sz w:val="20"/>
                <w:szCs w:val="20"/>
                <w:lang w:val="en-US"/>
              </w:rPr>
              <w:t>:</w:t>
            </w:r>
            <w:r w:rsidR="00E44319">
              <w:rPr>
                <w:rFonts w:ascii="Calibri" w:eastAsia="Calibri" w:hAnsi="Calibri" w:cs="Times New Roman"/>
                <w:bCs/>
                <w:color w:val="000000"/>
                <w:sz w:val="20"/>
                <w:szCs w:val="20"/>
                <w:lang w:val="en-US"/>
              </w:rPr>
              <w:br/>
            </w:r>
            <w:r w:rsidR="007B39BE" w:rsidRPr="003C4C5D">
              <w:rPr>
                <w:rFonts w:ascii="Calibri" w:eastAsia="Calibri" w:hAnsi="Calibri" w:cs="Times New Roman"/>
                <w:bCs/>
                <w:color w:val="000000"/>
                <w:sz w:val="20"/>
                <w:szCs w:val="20"/>
              </w:rPr>
              <w:t>Mr. Johnson M. Tan III – Data Protection Officer</w:t>
            </w:r>
            <w:r w:rsidR="007B39BE">
              <w:rPr>
                <w:rFonts w:ascii="Calibri" w:eastAsia="Calibri" w:hAnsi="Calibri" w:cs="Times New Roman"/>
                <w:bCs/>
                <w:color w:val="000000"/>
                <w:sz w:val="20"/>
                <w:szCs w:val="20"/>
              </w:rPr>
              <w:t xml:space="preserve"> (DPO)</w:t>
            </w:r>
          </w:p>
          <w:p w14:paraId="6ED5F502" w14:textId="77777777" w:rsidR="007B39BE" w:rsidRDefault="007B39BE" w:rsidP="007B39BE">
            <w:pPr>
              <w:rPr>
                <w:rFonts w:ascii="Calibri" w:eastAsia="Calibri" w:hAnsi="Calibri" w:cs="Times New Roman"/>
                <w:bCs/>
                <w:color w:val="000000"/>
                <w:sz w:val="20"/>
                <w:szCs w:val="20"/>
              </w:rPr>
            </w:pPr>
            <w:r w:rsidRPr="003C4C5D">
              <w:rPr>
                <w:rFonts w:ascii="Calibri" w:eastAsia="Calibri" w:hAnsi="Calibri" w:cs="Times New Roman"/>
                <w:bCs/>
                <w:color w:val="000000"/>
                <w:sz w:val="20"/>
                <w:szCs w:val="20"/>
              </w:rPr>
              <w:t xml:space="preserve">Mr. Edgardo A. </w:t>
            </w:r>
            <w:proofErr w:type="spellStart"/>
            <w:r w:rsidRPr="003C4C5D">
              <w:rPr>
                <w:rFonts w:ascii="Calibri" w:eastAsia="Calibri" w:hAnsi="Calibri" w:cs="Times New Roman"/>
                <w:bCs/>
                <w:color w:val="000000"/>
                <w:sz w:val="20"/>
                <w:szCs w:val="20"/>
              </w:rPr>
              <w:t>Micayabas</w:t>
            </w:r>
            <w:proofErr w:type="spellEnd"/>
            <w:r w:rsidRPr="003C4C5D">
              <w:rPr>
                <w:rFonts w:ascii="Calibri" w:eastAsia="Calibri" w:hAnsi="Calibri" w:cs="Times New Roman"/>
                <w:bCs/>
                <w:color w:val="000000"/>
                <w:sz w:val="20"/>
                <w:szCs w:val="20"/>
              </w:rPr>
              <w:t xml:space="preserve"> – Chief Executive Officer</w:t>
            </w:r>
            <w:r>
              <w:rPr>
                <w:rFonts w:ascii="Calibri" w:eastAsia="Calibri" w:hAnsi="Calibri" w:cs="Times New Roman"/>
                <w:bCs/>
                <w:color w:val="000000"/>
                <w:sz w:val="20"/>
                <w:szCs w:val="20"/>
              </w:rPr>
              <w:t xml:space="preserve"> (CEO)</w:t>
            </w:r>
          </w:p>
          <w:p w14:paraId="21253834"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Engr. Michael </w:t>
            </w:r>
            <w:proofErr w:type="spellStart"/>
            <w:r>
              <w:rPr>
                <w:rFonts w:ascii="Calibri" w:eastAsia="Calibri" w:hAnsi="Calibri" w:cs="Times New Roman"/>
                <w:bCs/>
                <w:color w:val="000000"/>
                <w:sz w:val="20"/>
                <w:szCs w:val="20"/>
              </w:rPr>
              <w:t>Alilin</w:t>
            </w:r>
            <w:proofErr w:type="spellEnd"/>
            <w:r>
              <w:rPr>
                <w:rFonts w:ascii="Calibri" w:eastAsia="Calibri" w:hAnsi="Calibri" w:cs="Times New Roman"/>
                <w:bCs/>
                <w:color w:val="000000"/>
                <w:sz w:val="20"/>
                <w:szCs w:val="20"/>
              </w:rPr>
              <w:t xml:space="preserve"> – Asset Management Officer</w:t>
            </w:r>
          </w:p>
          <w:p w14:paraId="2BE9DAB7"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w:t>
            </w:r>
            <w:proofErr w:type="spellStart"/>
            <w:r>
              <w:rPr>
                <w:rFonts w:ascii="Calibri" w:eastAsia="Calibri" w:hAnsi="Calibri" w:cs="Times New Roman"/>
                <w:bCs/>
                <w:color w:val="000000"/>
                <w:sz w:val="20"/>
                <w:szCs w:val="20"/>
              </w:rPr>
              <w:t>Cronie</w:t>
            </w:r>
            <w:proofErr w:type="spellEnd"/>
            <w:r>
              <w:rPr>
                <w:rFonts w:ascii="Calibri" w:eastAsia="Calibri" w:hAnsi="Calibri" w:cs="Times New Roman"/>
                <w:bCs/>
                <w:color w:val="000000"/>
                <w:sz w:val="20"/>
                <w:szCs w:val="20"/>
              </w:rPr>
              <w:t xml:space="preserve"> Kaye P. </w:t>
            </w:r>
            <w:proofErr w:type="spellStart"/>
            <w:r>
              <w:rPr>
                <w:rFonts w:ascii="Calibri" w:eastAsia="Calibri" w:hAnsi="Calibri" w:cs="Times New Roman"/>
                <w:bCs/>
                <w:color w:val="000000"/>
                <w:sz w:val="20"/>
                <w:szCs w:val="20"/>
              </w:rPr>
              <w:t>Fabe</w:t>
            </w:r>
            <w:proofErr w:type="spellEnd"/>
            <w:r>
              <w:rPr>
                <w:rFonts w:ascii="Calibri" w:eastAsia="Calibri" w:hAnsi="Calibri" w:cs="Times New Roman"/>
                <w:bCs/>
                <w:color w:val="000000"/>
                <w:sz w:val="20"/>
                <w:szCs w:val="20"/>
              </w:rPr>
              <w:t xml:space="preserve"> – </w:t>
            </w:r>
            <w:proofErr w:type="spellStart"/>
            <w:r>
              <w:rPr>
                <w:rFonts w:ascii="Calibri" w:eastAsia="Calibri" w:hAnsi="Calibri" w:cs="Times New Roman"/>
                <w:bCs/>
                <w:color w:val="000000"/>
                <w:sz w:val="20"/>
                <w:szCs w:val="20"/>
              </w:rPr>
              <w:t>EdCom</w:t>
            </w:r>
            <w:proofErr w:type="spellEnd"/>
            <w:r>
              <w:rPr>
                <w:rFonts w:ascii="Calibri" w:eastAsia="Calibri" w:hAnsi="Calibri" w:cs="Times New Roman"/>
                <w:bCs/>
                <w:color w:val="000000"/>
                <w:sz w:val="20"/>
                <w:szCs w:val="20"/>
              </w:rPr>
              <w:t xml:space="preserve"> Coordinator</w:t>
            </w:r>
          </w:p>
          <w:p w14:paraId="45785E52"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Ms. Marta D. Villa – Human Resource Department (HRD) Head</w:t>
            </w:r>
          </w:p>
          <w:p w14:paraId="35C74057"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Mary Lee Ann </w:t>
            </w:r>
            <w:proofErr w:type="spellStart"/>
            <w:r>
              <w:rPr>
                <w:rFonts w:ascii="Calibri" w:eastAsia="Calibri" w:hAnsi="Calibri" w:cs="Times New Roman"/>
                <w:bCs/>
                <w:color w:val="000000"/>
                <w:sz w:val="20"/>
                <w:szCs w:val="20"/>
              </w:rPr>
              <w:t>Antoque</w:t>
            </w:r>
            <w:proofErr w:type="spellEnd"/>
            <w:r>
              <w:rPr>
                <w:rFonts w:ascii="Calibri" w:eastAsia="Calibri" w:hAnsi="Calibri" w:cs="Times New Roman"/>
                <w:bCs/>
                <w:color w:val="000000"/>
                <w:sz w:val="20"/>
                <w:szCs w:val="20"/>
              </w:rPr>
              <w:t xml:space="preserve"> – Comptroller</w:t>
            </w:r>
          </w:p>
          <w:p w14:paraId="37FC0733"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Mr. Wilfred G. </w:t>
            </w:r>
            <w:proofErr w:type="spellStart"/>
            <w:r>
              <w:rPr>
                <w:rFonts w:ascii="Calibri" w:eastAsia="Calibri" w:hAnsi="Calibri" w:cs="Times New Roman"/>
                <w:bCs/>
                <w:color w:val="000000"/>
                <w:sz w:val="20"/>
                <w:szCs w:val="20"/>
              </w:rPr>
              <w:t>Samuya</w:t>
            </w:r>
            <w:proofErr w:type="spellEnd"/>
            <w:r>
              <w:rPr>
                <w:rFonts w:ascii="Calibri" w:eastAsia="Calibri" w:hAnsi="Calibri" w:cs="Times New Roman"/>
                <w:bCs/>
                <w:color w:val="000000"/>
                <w:sz w:val="20"/>
                <w:szCs w:val="20"/>
              </w:rPr>
              <w:t xml:space="preserve"> – IT Head</w:t>
            </w:r>
          </w:p>
          <w:p w14:paraId="5AACEED7"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Amie Jane </w:t>
            </w:r>
            <w:proofErr w:type="spellStart"/>
            <w:r>
              <w:rPr>
                <w:rFonts w:ascii="Calibri" w:eastAsia="Calibri" w:hAnsi="Calibri" w:cs="Times New Roman"/>
                <w:bCs/>
                <w:color w:val="000000"/>
                <w:sz w:val="20"/>
                <w:szCs w:val="20"/>
              </w:rPr>
              <w:t>Daba</w:t>
            </w:r>
            <w:proofErr w:type="spellEnd"/>
            <w:r>
              <w:rPr>
                <w:rFonts w:ascii="Calibri" w:eastAsia="Calibri" w:hAnsi="Calibri" w:cs="Times New Roman"/>
                <w:bCs/>
                <w:color w:val="000000"/>
                <w:sz w:val="20"/>
                <w:szCs w:val="20"/>
              </w:rPr>
              <w:t xml:space="preserve"> – Internal Audit (IA) Head</w:t>
            </w:r>
          </w:p>
          <w:p w14:paraId="37539A9A"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Ms. Ines Gay </w:t>
            </w:r>
            <w:proofErr w:type="spellStart"/>
            <w:r>
              <w:rPr>
                <w:rFonts w:ascii="Calibri" w:eastAsia="Calibri" w:hAnsi="Calibri" w:cs="Times New Roman"/>
                <w:bCs/>
                <w:color w:val="000000"/>
                <w:sz w:val="20"/>
                <w:szCs w:val="20"/>
              </w:rPr>
              <w:t>Pecson</w:t>
            </w:r>
            <w:proofErr w:type="spellEnd"/>
            <w:r>
              <w:rPr>
                <w:rFonts w:ascii="Calibri" w:eastAsia="Calibri" w:hAnsi="Calibri" w:cs="Times New Roman"/>
                <w:bCs/>
                <w:color w:val="000000"/>
                <w:sz w:val="20"/>
                <w:szCs w:val="20"/>
              </w:rPr>
              <w:t xml:space="preserve"> – Insurance Head</w:t>
            </w:r>
          </w:p>
          <w:p w14:paraId="1D5EE063"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lastRenderedPageBreak/>
              <w:t xml:space="preserve">Ms. Jennifer </w:t>
            </w:r>
            <w:proofErr w:type="spellStart"/>
            <w:r>
              <w:rPr>
                <w:rFonts w:ascii="Calibri" w:eastAsia="Calibri" w:hAnsi="Calibri" w:cs="Times New Roman"/>
                <w:bCs/>
                <w:color w:val="000000"/>
                <w:sz w:val="20"/>
                <w:szCs w:val="20"/>
              </w:rPr>
              <w:t>Erana</w:t>
            </w:r>
            <w:proofErr w:type="spellEnd"/>
            <w:r>
              <w:rPr>
                <w:rFonts w:ascii="Calibri" w:eastAsia="Calibri" w:hAnsi="Calibri" w:cs="Times New Roman"/>
                <w:bCs/>
                <w:color w:val="000000"/>
                <w:sz w:val="20"/>
                <w:szCs w:val="20"/>
              </w:rPr>
              <w:t xml:space="preserve"> – Non-Banking Head</w:t>
            </w:r>
          </w:p>
          <w:p w14:paraId="5BD2F2A8" w14:textId="77777777" w:rsidR="007B39BE"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 xml:space="preserve">Atty. Noel G. </w:t>
            </w:r>
            <w:proofErr w:type="spellStart"/>
            <w:r>
              <w:rPr>
                <w:rFonts w:ascii="Calibri" w:eastAsia="Calibri" w:hAnsi="Calibri" w:cs="Times New Roman"/>
                <w:bCs/>
                <w:color w:val="000000"/>
                <w:sz w:val="20"/>
                <w:szCs w:val="20"/>
              </w:rPr>
              <w:t>Bacal</w:t>
            </w:r>
            <w:proofErr w:type="spellEnd"/>
            <w:r>
              <w:rPr>
                <w:rFonts w:ascii="Calibri" w:eastAsia="Calibri" w:hAnsi="Calibri" w:cs="Times New Roman"/>
                <w:bCs/>
                <w:color w:val="000000"/>
                <w:sz w:val="20"/>
                <w:szCs w:val="20"/>
              </w:rPr>
              <w:t xml:space="preserve"> – Legal Head</w:t>
            </w:r>
          </w:p>
          <w:p w14:paraId="46B3F5D1" w14:textId="77777777" w:rsidR="007B39BE" w:rsidRPr="003C4C5D" w:rsidRDefault="007B39BE" w:rsidP="007B39BE">
            <w:pPr>
              <w:rPr>
                <w:rFonts w:ascii="Calibri" w:eastAsia="Calibri" w:hAnsi="Calibri" w:cs="Times New Roman"/>
                <w:bCs/>
                <w:color w:val="000000"/>
                <w:sz w:val="20"/>
                <w:szCs w:val="20"/>
              </w:rPr>
            </w:pPr>
            <w:r>
              <w:rPr>
                <w:rFonts w:ascii="Calibri" w:eastAsia="Calibri" w:hAnsi="Calibri" w:cs="Times New Roman"/>
                <w:bCs/>
                <w:color w:val="000000"/>
                <w:sz w:val="20"/>
                <w:szCs w:val="20"/>
              </w:rPr>
              <w:t>Branch Management</w:t>
            </w:r>
          </w:p>
          <w:p w14:paraId="49EC4584" w14:textId="23500BE7" w:rsidR="008A7B5B" w:rsidRPr="00584C86" w:rsidRDefault="008A7B5B" w:rsidP="005D5434">
            <w:pPr>
              <w:spacing w:after="0"/>
              <w:rPr>
                <w:rFonts w:ascii="Calibri" w:eastAsia="Calibri" w:hAnsi="Calibri" w:cs="Times New Roman"/>
                <w:bCs/>
                <w:color w:val="000000"/>
                <w:sz w:val="20"/>
                <w:szCs w:val="20"/>
                <w:lang w:val="en-US"/>
              </w:rPr>
            </w:pPr>
          </w:p>
        </w:tc>
      </w:tr>
    </w:tbl>
    <w:p w14:paraId="79191387" w14:textId="06BF0805" w:rsidR="001B4C61" w:rsidRDefault="001B4C61" w:rsidP="006B075A"/>
    <w:p w14:paraId="3EA3562E" w14:textId="77777777" w:rsidR="00F475BC" w:rsidRDefault="00F475BC" w:rsidP="006B075A"/>
    <w:p w14:paraId="1B2DE77F" w14:textId="77777777" w:rsidR="00F475BC" w:rsidRDefault="00F475BC" w:rsidP="006B075A"/>
    <w:p w14:paraId="70D44960" w14:textId="77777777" w:rsidR="00F475BC" w:rsidRDefault="00F475BC" w:rsidP="006B075A">
      <w:pPr>
        <w:sectPr w:rsidR="00F475BC" w:rsidSect="004A53D8">
          <w:pgSz w:w="16839" w:h="11907" w:orient="landscape" w:code="9"/>
          <w:pgMar w:top="720" w:right="720" w:bottom="450" w:left="720" w:header="432" w:footer="83" w:gutter="0"/>
          <w:cols w:space="720"/>
          <w:titlePg/>
          <w:docGrid w:linePitch="360"/>
        </w:sectPr>
      </w:pPr>
    </w:p>
    <w:p w14:paraId="1EFAC7E9" w14:textId="0FBB823C" w:rsidR="00684C8A" w:rsidDel="00E24397" w:rsidRDefault="00684C8A" w:rsidP="00F67A95">
      <w:pPr>
        <w:rPr>
          <w:del w:id="284" w:author="Paolo T. Parone" w:date="2018-07-30T12:56:00Z"/>
        </w:rPr>
        <w:sectPr w:rsidR="00684C8A" w:rsidDel="00E24397" w:rsidSect="004A53D8">
          <w:pgSz w:w="16839" w:h="11907" w:orient="landscape" w:code="9"/>
          <w:pgMar w:top="720" w:right="720" w:bottom="450" w:left="720" w:header="432" w:footer="83" w:gutter="0"/>
          <w:cols w:space="720"/>
          <w:titlePg/>
          <w:docGrid w:linePitch="360"/>
        </w:sectPr>
      </w:pPr>
    </w:p>
    <w:p w14:paraId="4A3309EA" w14:textId="277FF205" w:rsidR="00684C8A" w:rsidDel="00E24397" w:rsidRDefault="00684C8A" w:rsidP="00F67A95">
      <w:pPr>
        <w:rPr>
          <w:del w:id="285" w:author="Paolo T. Parone" w:date="2018-07-30T12:57:00Z"/>
        </w:rPr>
        <w:sectPr w:rsidR="00684C8A" w:rsidDel="00E24397" w:rsidSect="004A53D8">
          <w:pgSz w:w="16839" w:h="11907" w:orient="landscape" w:code="9"/>
          <w:pgMar w:top="720" w:right="720" w:bottom="450" w:left="720" w:header="432" w:footer="83" w:gutter="0"/>
          <w:cols w:space="720"/>
          <w:titlePg/>
          <w:docGrid w:linePitch="360"/>
        </w:sectPr>
      </w:pPr>
    </w:p>
    <w:p w14:paraId="64E1F97D" w14:textId="72746276" w:rsidR="001C0CDB" w:rsidDel="00E24397" w:rsidRDefault="001C0CDB" w:rsidP="00F67A95">
      <w:pPr>
        <w:rPr>
          <w:del w:id="286" w:author="Paolo T. Parone" w:date="2018-07-30T12:57:00Z"/>
        </w:rPr>
        <w:sectPr w:rsidR="001C0CDB" w:rsidDel="00E24397" w:rsidSect="004A53D8">
          <w:pgSz w:w="16839" w:h="11907" w:orient="landscape" w:code="9"/>
          <w:pgMar w:top="720" w:right="720" w:bottom="450" w:left="720" w:header="432" w:footer="83" w:gutter="0"/>
          <w:cols w:space="720"/>
          <w:titlePg/>
          <w:docGrid w:linePitch="360"/>
        </w:sectPr>
      </w:pPr>
    </w:p>
    <w:p w14:paraId="30C46057" w14:textId="75F22EFE" w:rsidR="001C0CDB" w:rsidDel="00E24397" w:rsidRDefault="001C0CDB" w:rsidP="00F67A95">
      <w:pPr>
        <w:rPr>
          <w:del w:id="287" w:author="Paolo T. Parone" w:date="2018-07-30T12:57:00Z"/>
        </w:rPr>
        <w:sectPr w:rsidR="001C0CDB" w:rsidDel="00E24397" w:rsidSect="004A53D8">
          <w:pgSz w:w="16839" w:h="11907" w:orient="landscape" w:code="9"/>
          <w:pgMar w:top="720" w:right="720" w:bottom="450" w:left="720" w:header="432" w:footer="83" w:gutter="0"/>
          <w:cols w:space="720"/>
          <w:titlePg/>
          <w:docGrid w:linePitch="360"/>
        </w:sectPr>
      </w:pPr>
    </w:p>
    <w:tbl>
      <w:tblPr>
        <w:tblStyle w:val="TableGrid"/>
        <w:tblW w:w="15385" w:type="dxa"/>
        <w:tblLook w:val="04A0" w:firstRow="1" w:lastRow="0" w:firstColumn="1" w:lastColumn="0" w:noHBand="0" w:noVBand="1"/>
      </w:tblPr>
      <w:tblGrid>
        <w:gridCol w:w="2245"/>
        <w:gridCol w:w="2520"/>
        <w:gridCol w:w="2520"/>
        <w:gridCol w:w="5040"/>
        <w:gridCol w:w="3060"/>
      </w:tblGrid>
      <w:tr w:rsidR="001C0CDB" w:rsidRPr="0019001B" w14:paraId="5EAC648D" w14:textId="77777777" w:rsidTr="007352C7">
        <w:trPr>
          <w:trHeight w:val="288"/>
        </w:trPr>
        <w:tc>
          <w:tcPr>
            <w:tcW w:w="2245" w:type="dxa"/>
            <w:tcBorders>
              <w:bottom w:val="single" w:sz="4" w:space="0" w:color="auto"/>
            </w:tcBorders>
            <w:vAlign w:val="center"/>
          </w:tcPr>
          <w:p w14:paraId="78B0AB64" w14:textId="2E469249" w:rsidR="001C0CDB" w:rsidRPr="0019001B" w:rsidRDefault="00E24397" w:rsidP="007352C7">
            <w:pPr>
              <w:tabs>
                <w:tab w:val="left" w:pos="990"/>
                <w:tab w:val="left" w:pos="1235"/>
              </w:tabs>
              <w:spacing w:after="0" w:line="240" w:lineRule="auto"/>
              <w:jc w:val="center"/>
              <w:rPr>
                <w:b/>
                <w:bCs/>
                <w:sz w:val="20"/>
                <w:szCs w:val="20"/>
                <w:u w:val="single"/>
              </w:rPr>
            </w:pPr>
            <w:ins w:id="288" w:author="Paolo T. Parone" w:date="2018-07-30T12:59:00Z">
              <w:r>
                <w:rPr>
                  <w:b/>
                  <w:bCs/>
                  <w:sz w:val="20"/>
                  <w:szCs w:val="20"/>
                </w:rPr>
                <w:lastRenderedPageBreak/>
                <w:t>04</w:t>
              </w:r>
            </w:ins>
            <w:del w:id="289" w:author="Paolo T. Parone" w:date="2018-07-30T12:59:00Z">
              <w:r w:rsidR="00DF09E7" w:rsidDel="00E24397">
                <w:rPr>
                  <w:b/>
                  <w:bCs/>
                  <w:sz w:val="20"/>
                  <w:szCs w:val="20"/>
                </w:rPr>
                <w:delText>11</w:delText>
              </w:r>
            </w:del>
          </w:p>
        </w:tc>
        <w:tc>
          <w:tcPr>
            <w:tcW w:w="13140" w:type="dxa"/>
            <w:gridSpan w:val="4"/>
            <w:tcBorders>
              <w:bottom w:val="single" w:sz="4" w:space="0" w:color="auto"/>
            </w:tcBorders>
            <w:vAlign w:val="center"/>
          </w:tcPr>
          <w:p w14:paraId="2CAC079A" w14:textId="19E42CA5" w:rsidR="001C0CDB" w:rsidRPr="0019001B" w:rsidRDefault="001C0CDB" w:rsidP="007352C7">
            <w:pPr>
              <w:tabs>
                <w:tab w:val="left" w:pos="180"/>
                <w:tab w:val="left" w:pos="990"/>
              </w:tabs>
              <w:spacing w:after="0" w:line="240" w:lineRule="auto"/>
              <w:rPr>
                <w:b/>
                <w:sz w:val="20"/>
                <w:szCs w:val="20"/>
                <w:u w:val="single"/>
                <w:lang w:val="en-US"/>
              </w:rPr>
            </w:pPr>
            <w:r w:rsidRPr="0019001B">
              <w:rPr>
                <w:b/>
                <w:sz w:val="20"/>
                <w:szCs w:val="20"/>
                <w:u w:val="single"/>
                <w:lang w:val="en-US"/>
              </w:rPr>
              <w:t>Data Security</w:t>
            </w:r>
          </w:p>
        </w:tc>
      </w:tr>
      <w:tr w:rsidR="001C0CDB" w:rsidRPr="0019001B" w14:paraId="3D1F1936" w14:textId="77777777" w:rsidTr="007352C7">
        <w:trPr>
          <w:trHeight w:val="72"/>
        </w:trPr>
        <w:tc>
          <w:tcPr>
            <w:tcW w:w="15385" w:type="dxa"/>
            <w:gridSpan w:val="5"/>
            <w:tcBorders>
              <w:top w:val="single" w:sz="4" w:space="0" w:color="auto"/>
              <w:left w:val="nil"/>
              <w:bottom w:val="single" w:sz="4" w:space="0" w:color="auto"/>
              <w:right w:val="nil"/>
            </w:tcBorders>
          </w:tcPr>
          <w:p w14:paraId="169A6B9D" w14:textId="77777777" w:rsidR="001C0CDB" w:rsidRPr="0019001B" w:rsidRDefault="001C0CDB" w:rsidP="007352C7">
            <w:pPr>
              <w:spacing w:after="0" w:line="240" w:lineRule="auto"/>
              <w:rPr>
                <w:sz w:val="2"/>
                <w:szCs w:val="2"/>
              </w:rPr>
            </w:pPr>
          </w:p>
        </w:tc>
      </w:tr>
      <w:tr w:rsidR="001C0CDB" w:rsidRPr="0019001B" w14:paraId="27B8A42B" w14:textId="77777777" w:rsidTr="007352C7">
        <w:trPr>
          <w:trHeight w:val="288"/>
        </w:trPr>
        <w:tc>
          <w:tcPr>
            <w:tcW w:w="15385" w:type="dxa"/>
            <w:gridSpan w:val="5"/>
            <w:tcBorders>
              <w:top w:val="single" w:sz="4" w:space="0" w:color="auto"/>
              <w:bottom w:val="single" w:sz="4" w:space="0" w:color="auto"/>
            </w:tcBorders>
            <w:vAlign w:val="center"/>
          </w:tcPr>
          <w:p w14:paraId="6D1708C7" w14:textId="183384BD" w:rsidR="001C0CDB" w:rsidRPr="0019001B" w:rsidRDefault="00390CAC" w:rsidP="007352C7">
            <w:pPr>
              <w:tabs>
                <w:tab w:val="left" w:pos="180"/>
                <w:tab w:val="left" w:pos="990"/>
              </w:tabs>
              <w:spacing w:after="0" w:line="240" w:lineRule="auto"/>
              <w:rPr>
                <w:sz w:val="20"/>
                <w:szCs w:val="20"/>
                <w:lang w:val="en-US"/>
              </w:rPr>
            </w:pPr>
            <w:r>
              <w:rPr>
                <w:sz w:val="20"/>
                <w:szCs w:val="20"/>
                <w:lang w:val="en-US"/>
              </w:rPr>
              <w:t>Risk of arising data security issue due to a</w:t>
            </w:r>
            <w:r w:rsidRPr="001C0CDB">
              <w:rPr>
                <w:sz w:val="20"/>
                <w:szCs w:val="20"/>
                <w:lang w:val="en-US"/>
              </w:rPr>
              <w:t xml:space="preserve">bsence of or lack of data privacy provisions in </w:t>
            </w:r>
            <w:r>
              <w:rPr>
                <w:sz w:val="20"/>
                <w:szCs w:val="20"/>
                <w:lang w:val="en-US"/>
              </w:rPr>
              <w:t>the D</w:t>
            </w:r>
            <w:r w:rsidRPr="001C0CDB">
              <w:rPr>
                <w:sz w:val="20"/>
                <w:szCs w:val="20"/>
                <w:lang w:val="en-US"/>
              </w:rPr>
              <w:t xml:space="preserve">ata </w:t>
            </w:r>
            <w:r>
              <w:rPr>
                <w:sz w:val="20"/>
                <w:szCs w:val="20"/>
                <w:lang w:val="en-US"/>
              </w:rPr>
              <w:t>S</w:t>
            </w:r>
            <w:r w:rsidRPr="001C0CDB">
              <w:rPr>
                <w:sz w:val="20"/>
                <w:szCs w:val="20"/>
                <w:lang w:val="en-US"/>
              </w:rPr>
              <w:t xml:space="preserve">haring </w:t>
            </w:r>
            <w:r>
              <w:rPr>
                <w:sz w:val="20"/>
                <w:szCs w:val="20"/>
                <w:lang w:val="en-US"/>
              </w:rPr>
              <w:t>A</w:t>
            </w:r>
            <w:r w:rsidRPr="001C0CDB">
              <w:rPr>
                <w:sz w:val="20"/>
                <w:szCs w:val="20"/>
                <w:lang w:val="en-US"/>
              </w:rPr>
              <w:t>greement</w:t>
            </w:r>
            <w:r>
              <w:rPr>
                <w:sz w:val="20"/>
                <w:szCs w:val="20"/>
                <w:lang w:val="en-US"/>
              </w:rPr>
              <w:t>s</w:t>
            </w:r>
            <w:r w:rsidRPr="001C0CDB">
              <w:rPr>
                <w:sz w:val="20"/>
                <w:szCs w:val="20"/>
                <w:lang w:val="en-US"/>
              </w:rPr>
              <w:t xml:space="preserve"> with the Personal Information Processors</w:t>
            </w:r>
          </w:p>
        </w:tc>
      </w:tr>
      <w:tr w:rsidR="001C0CDB" w:rsidRPr="0019001B" w14:paraId="0D3ED5D5" w14:textId="77777777" w:rsidTr="007352C7">
        <w:trPr>
          <w:trHeight w:val="20"/>
        </w:trPr>
        <w:tc>
          <w:tcPr>
            <w:tcW w:w="4765" w:type="dxa"/>
            <w:gridSpan w:val="2"/>
            <w:tcBorders>
              <w:top w:val="single" w:sz="4" w:space="0" w:color="auto"/>
            </w:tcBorders>
            <w:vAlign w:val="center"/>
          </w:tcPr>
          <w:p w14:paraId="717ED26B" w14:textId="77777777" w:rsidR="001C0CDB" w:rsidRPr="0019001B" w:rsidRDefault="001C0CDB" w:rsidP="007352C7">
            <w:pPr>
              <w:spacing w:after="0" w:line="240" w:lineRule="auto"/>
              <w:jc w:val="center"/>
              <w:rPr>
                <w:b/>
                <w:sz w:val="20"/>
                <w:szCs w:val="20"/>
              </w:rPr>
            </w:pPr>
            <w:r w:rsidRPr="0019001B">
              <w:rPr>
                <w:b/>
                <w:sz w:val="20"/>
                <w:szCs w:val="20"/>
              </w:rPr>
              <w:t>Threat / Vulnerability</w:t>
            </w:r>
          </w:p>
        </w:tc>
        <w:tc>
          <w:tcPr>
            <w:tcW w:w="2520" w:type="dxa"/>
            <w:tcBorders>
              <w:top w:val="single" w:sz="4" w:space="0" w:color="auto"/>
            </w:tcBorders>
            <w:vAlign w:val="center"/>
          </w:tcPr>
          <w:p w14:paraId="295B5A0B" w14:textId="77777777" w:rsidR="001C0CDB" w:rsidRPr="0019001B" w:rsidRDefault="001C0CDB" w:rsidP="007352C7">
            <w:pPr>
              <w:spacing w:after="0" w:line="240" w:lineRule="auto"/>
              <w:jc w:val="center"/>
              <w:rPr>
                <w:b/>
                <w:sz w:val="20"/>
                <w:szCs w:val="20"/>
              </w:rPr>
            </w:pPr>
            <w:r w:rsidRPr="0019001B">
              <w:rPr>
                <w:b/>
                <w:sz w:val="20"/>
                <w:szCs w:val="20"/>
              </w:rPr>
              <w:t>Control / Mitigating Circumstances</w:t>
            </w:r>
          </w:p>
        </w:tc>
        <w:tc>
          <w:tcPr>
            <w:tcW w:w="5040" w:type="dxa"/>
            <w:tcBorders>
              <w:top w:val="single" w:sz="4" w:space="0" w:color="auto"/>
            </w:tcBorders>
            <w:vAlign w:val="center"/>
          </w:tcPr>
          <w:p w14:paraId="309A258C" w14:textId="77777777" w:rsidR="001C0CDB" w:rsidRPr="0019001B" w:rsidRDefault="001C0CDB" w:rsidP="007352C7">
            <w:pPr>
              <w:spacing w:after="0" w:line="240" w:lineRule="auto"/>
              <w:jc w:val="center"/>
              <w:rPr>
                <w:b/>
                <w:sz w:val="20"/>
                <w:szCs w:val="20"/>
              </w:rPr>
            </w:pPr>
            <w:r w:rsidRPr="0019001B">
              <w:rPr>
                <w:b/>
                <w:sz w:val="20"/>
                <w:szCs w:val="20"/>
              </w:rPr>
              <w:t>Recommendation</w:t>
            </w:r>
          </w:p>
        </w:tc>
        <w:tc>
          <w:tcPr>
            <w:tcW w:w="3060" w:type="dxa"/>
            <w:tcBorders>
              <w:top w:val="single" w:sz="4" w:space="0" w:color="auto"/>
            </w:tcBorders>
            <w:vAlign w:val="center"/>
          </w:tcPr>
          <w:p w14:paraId="249F45A0" w14:textId="77777777" w:rsidR="001C0CDB" w:rsidRPr="0019001B" w:rsidRDefault="001C0CDB" w:rsidP="007352C7">
            <w:pPr>
              <w:spacing w:after="0" w:line="240" w:lineRule="auto"/>
              <w:jc w:val="center"/>
              <w:rPr>
                <w:b/>
                <w:sz w:val="20"/>
                <w:szCs w:val="20"/>
              </w:rPr>
            </w:pPr>
            <w:r w:rsidRPr="0019001B">
              <w:rPr>
                <w:b/>
                <w:sz w:val="20"/>
                <w:szCs w:val="20"/>
              </w:rPr>
              <w:t>Action Plan</w:t>
            </w:r>
          </w:p>
        </w:tc>
      </w:tr>
      <w:tr w:rsidR="001C0CDB" w:rsidRPr="0019001B" w14:paraId="783EE61D" w14:textId="77777777" w:rsidTr="007352C7">
        <w:trPr>
          <w:trHeight w:val="4184"/>
        </w:trPr>
        <w:tc>
          <w:tcPr>
            <w:tcW w:w="4765" w:type="dxa"/>
            <w:gridSpan w:val="2"/>
          </w:tcPr>
          <w:p w14:paraId="3E9E0387" w14:textId="29FFBA50" w:rsidR="001C0CDB" w:rsidRPr="0019001B" w:rsidRDefault="001C0CDB" w:rsidP="007352C7">
            <w:pPr>
              <w:jc w:val="both"/>
              <w:rPr>
                <w:b/>
                <w:sz w:val="20"/>
                <w:szCs w:val="20"/>
                <w:u w:val="single"/>
              </w:rPr>
            </w:pPr>
            <w:r w:rsidRPr="0019001B">
              <w:rPr>
                <w:b/>
                <w:sz w:val="20"/>
                <w:szCs w:val="20"/>
                <w:u w:val="single"/>
              </w:rPr>
              <w:t>Threat</w:t>
            </w:r>
          </w:p>
          <w:p w14:paraId="0461D659" w14:textId="77777777" w:rsidR="0019001B" w:rsidRDefault="00E746E3" w:rsidP="0081797C">
            <w:pPr>
              <w:pStyle w:val="ListParagraph"/>
              <w:numPr>
                <w:ilvl w:val="0"/>
                <w:numId w:val="18"/>
              </w:numPr>
              <w:tabs>
                <w:tab w:val="left" w:pos="-25"/>
                <w:tab w:val="left" w:pos="990"/>
              </w:tabs>
              <w:spacing w:after="0" w:line="240" w:lineRule="auto"/>
              <w:ind w:left="337"/>
              <w:rPr>
                <w:sz w:val="20"/>
                <w:szCs w:val="20"/>
              </w:rPr>
            </w:pPr>
            <w:r w:rsidRPr="0019001B">
              <w:rPr>
                <w:sz w:val="20"/>
                <w:szCs w:val="20"/>
              </w:rPr>
              <w:t>Security breach that involves unauthorized use of personal and sensitive personal information</w:t>
            </w:r>
          </w:p>
          <w:p w14:paraId="24565DF0" w14:textId="77777777" w:rsidR="0019001B" w:rsidRDefault="0019001B" w:rsidP="0019001B">
            <w:pPr>
              <w:pStyle w:val="ListParagraph"/>
              <w:tabs>
                <w:tab w:val="left" w:pos="-25"/>
                <w:tab w:val="left" w:pos="990"/>
              </w:tabs>
              <w:spacing w:after="0" w:line="240" w:lineRule="auto"/>
              <w:ind w:left="337"/>
              <w:rPr>
                <w:sz w:val="20"/>
                <w:szCs w:val="20"/>
              </w:rPr>
            </w:pPr>
          </w:p>
          <w:p w14:paraId="4BA063FA" w14:textId="3868B78D" w:rsidR="00E746E3" w:rsidRPr="0019001B" w:rsidRDefault="00E746E3" w:rsidP="0081797C">
            <w:pPr>
              <w:pStyle w:val="ListParagraph"/>
              <w:numPr>
                <w:ilvl w:val="0"/>
                <w:numId w:val="18"/>
              </w:numPr>
              <w:tabs>
                <w:tab w:val="left" w:pos="-25"/>
                <w:tab w:val="left" w:pos="990"/>
              </w:tabs>
              <w:spacing w:after="0" w:line="240" w:lineRule="auto"/>
              <w:ind w:left="337"/>
              <w:rPr>
                <w:sz w:val="20"/>
                <w:szCs w:val="20"/>
              </w:rPr>
            </w:pPr>
            <w:r w:rsidRPr="0019001B">
              <w:rPr>
                <w:sz w:val="20"/>
                <w:szCs w:val="20"/>
              </w:rPr>
              <w:t xml:space="preserve">Absence of remedies available to a data subject in case of </w:t>
            </w:r>
            <w:r w:rsidR="0019001B" w:rsidRPr="0019001B">
              <w:rPr>
                <w:sz w:val="20"/>
                <w:szCs w:val="20"/>
              </w:rPr>
              <w:t>data breach</w:t>
            </w:r>
          </w:p>
          <w:p w14:paraId="1E67096B" w14:textId="77777777" w:rsidR="00E746E3" w:rsidRPr="0019001B" w:rsidRDefault="00E746E3" w:rsidP="007352C7">
            <w:pPr>
              <w:jc w:val="both"/>
              <w:rPr>
                <w:sz w:val="20"/>
                <w:szCs w:val="20"/>
              </w:rPr>
            </w:pPr>
          </w:p>
          <w:p w14:paraId="4EFA1FE5" w14:textId="77777777" w:rsidR="001C0CDB" w:rsidRPr="0019001B" w:rsidRDefault="001C0CDB" w:rsidP="007352C7">
            <w:pPr>
              <w:jc w:val="both"/>
              <w:rPr>
                <w:b/>
                <w:sz w:val="20"/>
                <w:szCs w:val="20"/>
                <w:u w:val="single"/>
              </w:rPr>
            </w:pPr>
            <w:r w:rsidRPr="0019001B">
              <w:rPr>
                <w:b/>
                <w:sz w:val="20"/>
                <w:szCs w:val="20"/>
                <w:u w:val="single"/>
              </w:rPr>
              <w:t>Vulnerability</w:t>
            </w:r>
          </w:p>
          <w:p w14:paraId="5C119120" w14:textId="7378897A" w:rsidR="00E746E3" w:rsidRPr="0019001B" w:rsidRDefault="00E746E3" w:rsidP="00E746E3">
            <w:pPr>
              <w:spacing w:line="240" w:lineRule="auto"/>
              <w:jc w:val="both"/>
              <w:rPr>
                <w:sz w:val="20"/>
                <w:szCs w:val="20"/>
              </w:rPr>
            </w:pPr>
            <w:r w:rsidRPr="0019001B">
              <w:rPr>
                <w:sz w:val="20"/>
                <w:szCs w:val="20"/>
              </w:rPr>
              <w:t>Absence of Data Sharing Agreement with the existing Personal Information Processors (PIP) and other service providers of which the Cooperative shares personal data. Service providers are as follows:</w:t>
            </w:r>
          </w:p>
          <w:p w14:paraId="28F95C82" w14:textId="77777777" w:rsidR="00E746E3" w:rsidRPr="0019001B" w:rsidRDefault="00E746E3" w:rsidP="00E746E3">
            <w:pPr>
              <w:spacing w:after="0" w:line="240" w:lineRule="auto"/>
              <w:jc w:val="both"/>
              <w:rPr>
                <w:sz w:val="20"/>
                <w:szCs w:val="20"/>
              </w:rPr>
            </w:pPr>
            <w:r w:rsidRPr="0019001B">
              <w:rPr>
                <w:sz w:val="20"/>
                <w:szCs w:val="20"/>
              </w:rPr>
              <w:t>PIP:</w:t>
            </w:r>
          </w:p>
          <w:p w14:paraId="015E9F94" w14:textId="77777777" w:rsidR="00E746E3" w:rsidRPr="0019001B" w:rsidRDefault="00E746E3" w:rsidP="0081797C">
            <w:pPr>
              <w:pStyle w:val="ListParagraph"/>
              <w:numPr>
                <w:ilvl w:val="0"/>
                <w:numId w:val="19"/>
              </w:numPr>
              <w:spacing w:line="240" w:lineRule="auto"/>
              <w:ind w:left="427"/>
              <w:jc w:val="both"/>
              <w:rPr>
                <w:sz w:val="20"/>
                <w:szCs w:val="20"/>
              </w:rPr>
            </w:pPr>
            <w:r w:rsidRPr="0019001B">
              <w:rPr>
                <w:sz w:val="20"/>
                <w:szCs w:val="20"/>
              </w:rPr>
              <w:t>Thirty-seven (37) contracted legal retainers – provides legal services</w:t>
            </w:r>
          </w:p>
          <w:p w14:paraId="261C94A8" w14:textId="77777777" w:rsidR="00E746E3" w:rsidRPr="0019001B" w:rsidRDefault="00E746E3" w:rsidP="0081797C">
            <w:pPr>
              <w:pStyle w:val="ListParagraph"/>
              <w:numPr>
                <w:ilvl w:val="0"/>
                <w:numId w:val="19"/>
              </w:numPr>
              <w:spacing w:line="240" w:lineRule="auto"/>
              <w:ind w:left="427"/>
              <w:jc w:val="both"/>
              <w:rPr>
                <w:sz w:val="20"/>
                <w:szCs w:val="20"/>
              </w:rPr>
            </w:pPr>
            <w:r w:rsidRPr="0019001B">
              <w:rPr>
                <w:sz w:val="20"/>
                <w:szCs w:val="20"/>
              </w:rPr>
              <w:t>Amigas Security &amp; Investigation Agency, Inc. – provides security services to head office and all branches</w:t>
            </w:r>
          </w:p>
          <w:p w14:paraId="317FCB19" w14:textId="77777777" w:rsidR="00E746E3" w:rsidRPr="0019001B" w:rsidRDefault="00E746E3" w:rsidP="0081797C">
            <w:pPr>
              <w:pStyle w:val="ListParagraph"/>
              <w:numPr>
                <w:ilvl w:val="0"/>
                <w:numId w:val="19"/>
              </w:numPr>
              <w:spacing w:line="240" w:lineRule="auto"/>
              <w:ind w:left="427"/>
              <w:jc w:val="both"/>
              <w:rPr>
                <w:sz w:val="20"/>
                <w:szCs w:val="20"/>
              </w:rPr>
            </w:pPr>
            <w:r w:rsidRPr="0019001B">
              <w:rPr>
                <w:sz w:val="20"/>
                <w:szCs w:val="20"/>
              </w:rPr>
              <w:t>Globe Telecom, Inc. – handles portion of processes of database management</w:t>
            </w:r>
          </w:p>
          <w:p w14:paraId="0E9F49CD" w14:textId="77777777" w:rsidR="00E746E3" w:rsidRPr="0019001B" w:rsidRDefault="00E746E3" w:rsidP="00E746E3">
            <w:pPr>
              <w:pStyle w:val="ListParagraph"/>
              <w:spacing w:after="0" w:line="240" w:lineRule="auto"/>
              <w:ind w:left="427"/>
              <w:jc w:val="both"/>
              <w:rPr>
                <w:sz w:val="20"/>
                <w:szCs w:val="20"/>
              </w:rPr>
            </w:pPr>
          </w:p>
          <w:p w14:paraId="0FDEF2CA" w14:textId="076B3EBF" w:rsidR="00E746E3" w:rsidRPr="0019001B" w:rsidRDefault="00E746E3" w:rsidP="00E746E3">
            <w:pPr>
              <w:spacing w:line="240" w:lineRule="auto"/>
              <w:jc w:val="both"/>
              <w:rPr>
                <w:sz w:val="20"/>
                <w:szCs w:val="20"/>
              </w:rPr>
            </w:pPr>
            <w:r w:rsidRPr="0019001B">
              <w:rPr>
                <w:sz w:val="20"/>
                <w:szCs w:val="20"/>
              </w:rPr>
              <w:t>Other thir</w:t>
            </w:r>
            <w:r w:rsidR="00A56CAD">
              <w:rPr>
                <w:sz w:val="20"/>
                <w:szCs w:val="20"/>
              </w:rPr>
              <w:t>d-</w:t>
            </w:r>
            <w:r w:rsidRPr="0019001B">
              <w:rPr>
                <w:sz w:val="20"/>
                <w:szCs w:val="20"/>
              </w:rPr>
              <w:t xml:space="preserve">party service providers which </w:t>
            </w:r>
            <w:r w:rsidR="0019001B">
              <w:rPr>
                <w:sz w:val="20"/>
                <w:szCs w:val="20"/>
              </w:rPr>
              <w:t xml:space="preserve">the Cooperative shares the personal data of the </w:t>
            </w:r>
            <w:r w:rsidRPr="0019001B">
              <w:rPr>
                <w:sz w:val="20"/>
                <w:szCs w:val="20"/>
              </w:rPr>
              <w:t>members:</w:t>
            </w:r>
          </w:p>
          <w:p w14:paraId="7714D8C7" w14:textId="4AD3EEB3" w:rsidR="00E746E3" w:rsidRPr="0019001B" w:rsidRDefault="00E746E3" w:rsidP="0081797C">
            <w:pPr>
              <w:pStyle w:val="ListParagraph"/>
              <w:numPr>
                <w:ilvl w:val="1"/>
                <w:numId w:val="18"/>
              </w:numPr>
              <w:spacing w:line="240" w:lineRule="auto"/>
              <w:ind w:left="427"/>
              <w:jc w:val="both"/>
              <w:rPr>
                <w:sz w:val="20"/>
                <w:szCs w:val="20"/>
              </w:rPr>
            </w:pPr>
            <w:r w:rsidRPr="0019001B">
              <w:rPr>
                <w:sz w:val="20"/>
                <w:szCs w:val="20"/>
              </w:rPr>
              <w:t>Land Bank of the Philippines</w:t>
            </w:r>
            <w:r w:rsidR="00DE6B35">
              <w:rPr>
                <w:sz w:val="20"/>
                <w:szCs w:val="20"/>
              </w:rPr>
              <w:t xml:space="preserve"> – distribution of 4Ps’ assistance</w:t>
            </w:r>
          </w:p>
          <w:p w14:paraId="75CD44FC" w14:textId="77777777" w:rsidR="00E746E3" w:rsidRPr="0019001B" w:rsidRDefault="00E746E3" w:rsidP="0081797C">
            <w:pPr>
              <w:pStyle w:val="ListParagraph"/>
              <w:numPr>
                <w:ilvl w:val="1"/>
                <w:numId w:val="18"/>
              </w:numPr>
              <w:spacing w:line="240" w:lineRule="auto"/>
              <w:ind w:left="427"/>
              <w:jc w:val="both"/>
              <w:rPr>
                <w:sz w:val="20"/>
                <w:szCs w:val="20"/>
              </w:rPr>
            </w:pPr>
            <w:r w:rsidRPr="0019001B">
              <w:rPr>
                <w:sz w:val="20"/>
                <w:szCs w:val="20"/>
              </w:rPr>
              <w:t>G-Xchange, Inc.</w:t>
            </w:r>
            <w:r w:rsidRPr="0019001B">
              <w:rPr>
                <w:sz w:val="20"/>
                <w:szCs w:val="20"/>
                <w:lang w:val="en-PH"/>
              </w:rPr>
              <w:t xml:space="preserve"> – provides </w:t>
            </w:r>
            <w:r w:rsidRPr="0019001B">
              <w:rPr>
                <w:sz w:val="20"/>
                <w:szCs w:val="20"/>
              </w:rPr>
              <w:t>GCASH services</w:t>
            </w:r>
          </w:p>
          <w:p w14:paraId="5EDC755A" w14:textId="77F300C8" w:rsidR="00E746E3" w:rsidRPr="0019001B" w:rsidRDefault="00E746E3" w:rsidP="0081797C">
            <w:pPr>
              <w:pStyle w:val="ListParagraph"/>
              <w:numPr>
                <w:ilvl w:val="1"/>
                <w:numId w:val="18"/>
              </w:numPr>
              <w:spacing w:line="240" w:lineRule="auto"/>
              <w:ind w:left="427"/>
              <w:jc w:val="both"/>
              <w:rPr>
                <w:sz w:val="20"/>
                <w:szCs w:val="20"/>
              </w:rPr>
            </w:pPr>
            <w:r w:rsidRPr="0019001B">
              <w:rPr>
                <w:sz w:val="20"/>
                <w:szCs w:val="20"/>
              </w:rPr>
              <w:t xml:space="preserve">Philippine </w:t>
            </w:r>
            <w:proofErr w:type="spellStart"/>
            <w:r w:rsidRPr="0019001B">
              <w:rPr>
                <w:sz w:val="20"/>
                <w:szCs w:val="20"/>
              </w:rPr>
              <w:t>Oppo</w:t>
            </w:r>
            <w:proofErr w:type="spellEnd"/>
            <w:r w:rsidRPr="0019001B">
              <w:rPr>
                <w:sz w:val="20"/>
                <w:szCs w:val="20"/>
              </w:rPr>
              <w:t xml:space="preserve"> Mobile Technology, Inc.</w:t>
            </w:r>
            <w:r w:rsidR="00DE6B35">
              <w:rPr>
                <w:sz w:val="20"/>
                <w:szCs w:val="20"/>
              </w:rPr>
              <w:t xml:space="preserve"> – offers credit and purchase discounts of smartphones to </w:t>
            </w:r>
            <w:r w:rsidR="00DE6B35">
              <w:rPr>
                <w:sz w:val="20"/>
                <w:szCs w:val="20"/>
              </w:rPr>
              <w:lastRenderedPageBreak/>
              <w:t>members</w:t>
            </w:r>
          </w:p>
          <w:p w14:paraId="4A8ED6A3" w14:textId="55C8D312" w:rsidR="00E746E3" w:rsidRPr="0019001B" w:rsidRDefault="00E746E3" w:rsidP="0081797C">
            <w:pPr>
              <w:pStyle w:val="ListParagraph"/>
              <w:numPr>
                <w:ilvl w:val="1"/>
                <w:numId w:val="18"/>
              </w:numPr>
              <w:spacing w:line="240" w:lineRule="auto"/>
              <w:ind w:left="427"/>
              <w:jc w:val="both"/>
              <w:rPr>
                <w:sz w:val="20"/>
                <w:szCs w:val="20"/>
              </w:rPr>
            </w:pPr>
            <w:r w:rsidRPr="0019001B">
              <w:rPr>
                <w:sz w:val="20"/>
                <w:szCs w:val="20"/>
              </w:rPr>
              <w:t>Unilever Philippines</w:t>
            </w:r>
            <w:r w:rsidR="00DE6B35">
              <w:rPr>
                <w:sz w:val="20"/>
                <w:szCs w:val="20"/>
              </w:rPr>
              <w:t xml:space="preserve"> – offers credit purchase of </w:t>
            </w:r>
            <w:proofErr w:type="spellStart"/>
            <w:r w:rsidR="00DE6B35">
              <w:rPr>
                <w:sz w:val="20"/>
                <w:szCs w:val="20"/>
              </w:rPr>
              <w:t>PureIt</w:t>
            </w:r>
            <w:proofErr w:type="spellEnd"/>
            <w:r w:rsidR="00DE6B35">
              <w:rPr>
                <w:sz w:val="20"/>
                <w:szCs w:val="20"/>
              </w:rPr>
              <w:t xml:space="preserve"> Water Purifier</w:t>
            </w:r>
          </w:p>
          <w:p w14:paraId="64CCF5FE" w14:textId="107E3529" w:rsidR="00E746E3" w:rsidRPr="0019001B" w:rsidRDefault="00E746E3" w:rsidP="0081797C">
            <w:pPr>
              <w:pStyle w:val="ListParagraph"/>
              <w:numPr>
                <w:ilvl w:val="1"/>
                <w:numId w:val="18"/>
              </w:numPr>
              <w:spacing w:line="240" w:lineRule="auto"/>
              <w:ind w:left="427"/>
              <w:jc w:val="both"/>
              <w:rPr>
                <w:sz w:val="20"/>
                <w:szCs w:val="20"/>
              </w:rPr>
            </w:pPr>
            <w:proofErr w:type="spellStart"/>
            <w:r w:rsidRPr="0019001B">
              <w:rPr>
                <w:sz w:val="20"/>
                <w:szCs w:val="20"/>
              </w:rPr>
              <w:t>Pilipinas</w:t>
            </w:r>
            <w:proofErr w:type="spellEnd"/>
            <w:r w:rsidRPr="0019001B">
              <w:rPr>
                <w:sz w:val="20"/>
                <w:szCs w:val="20"/>
              </w:rPr>
              <w:t xml:space="preserve"> Shell Petroleum Corporation</w:t>
            </w:r>
            <w:r w:rsidR="00DE6B35">
              <w:rPr>
                <w:sz w:val="20"/>
                <w:szCs w:val="20"/>
              </w:rPr>
              <w:t xml:space="preserve"> – offers credit purchase of fuel and lubricants</w:t>
            </w:r>
          </w:p>
          <w:p w14:paraId="2605F5C1" w14:textId="78B8E2A4" w:rsidR="00E746E3" w:rsidRPr="0019001B" w:rsidRDefault="00E746E3" w:rsidP="0081797C">
            <w:pPr>
              <w:pStyle w:val="ListParagraph"/>
              <w:numPr>
                <w:ilvl w:val="1"/>
                <w:numId w:val="18"/>
              </w:numPr>
              <w:spacing w:line="240" w:lineRule="auto"/>
              <w:ind w:left="427"/>
              <w:jc w:val="both"/>
              <w:rPr>
                <w:sz w:val="20"/>
                <w:szCs w:val="20"/>
              </w:rPr>
            </w:pPr>
            <w:r w:rsidRPr="0019001B">
              <w:rPr>
                <w:sz w:val="20"/>
                <w:szCs w:val="20"/>
              </w:rPr>
              <w:t>Petron Corporation</w:t>
            </w:r>
            <w:r w:rsidR="00DE6B35">
              <w:rPr>
                <w:sz w:val="20"/>
                <w:szCs w:val="20"/>
              </w:rPr>
              <w:t xml:space="preserve"> – offers credit purchase of fuel and lubricants</w:t>
            </w:r>
          </w:p>
          <w:p w14:paraId="4DB1B6D8" w14:textId="0A36063B" w:rsidR="00E746E3" w:rsidRPr="0019001B" w:rsidRDefault="00E746E3" w:rsidP="0081797C">
            <w:pPr>
              <w:pStyle w:val="ListParagraph"/>
              <w:numPr>
                <w:ilvl w:val="1"/>
                <w:numId w:val="18"/>
              </w:numPr>
              <w:spacing w:line="240" w:lineRule="auto"/>
              <w:ind w:left="427"/>
              <w:jc w:val="both"/>
              <w:rPr>
                <w:sz w:val="20"/>
                <w:szCs w:val="20"/>
              </w:rPr>
            </w:pPr>
            <w:r w:rsidRPr="0019001B">
              <w:rPr>
                <w:sz w:val="20"/>
                <w:szCs w:val="20"/>
              </w:rPr>
              <w:t>Sky Cable Corporation</w:t>
            </w:r>
            <w:r w:rsidR="00DE6B35">
              <w:rPr>
                <w:sz w:val="20"/>
                <w:szCs w:val="20"/>
              </w:rPr>
              <w:t xml:space="preserve"> – offers credit subscription of Sky Cable services</w:t>
            </w:r>
          </w:p>
          <w:p w14:paraId="41DAC7FF" w14:textId="04CDC055" w:rsidR="001C0CDB" w:rsidRPr="0019001B" w:rsidRDefault="00636FA9" w:rsidP="005265F6">
            <w:pPr>
              <w:spacing w:line="240" w:lineRule="auto"/>
              <w:jc w:val="both"/>
              <w:rPr>
                <w:sz w:val="20"/>
                <w:szCs w:val="20"/>
              </w:rPr>
            </w:pPr>
            <w:r w:rsidRPr="00DE6B35">
              <w:rPr>
                <w:sz w:val="20"/>
                <w:szCs w:val="20"/>
              </w:rPr>
              <w:t xml:space="preserve">Prospectively, the Cooperative is complying with the DPA by executing Data Sharing Agreement with newly contracted PIP (i.e., </w:t>
            </w:r>
            <w:r w:rsidR="008F4C47">
              <w:rPr>
                <w:sz w:val="20"/>
                <w:szCs w:val="20"/>
              </w:rPr>
              <w:t>Philippine Cooperative Central Fund Federation</w:t>
            </w:r>
            <w:r w:rsidRPr="00DE6B35">
              <w:rPr>
                <w:sz w:val="20"/>
                <w:szCs w:val="20"/>
              </w:rPr>
              <w:t>). However, such agreement still lacks provisions as required by the Law, as follows:</w:t>
            </w:r>
          </w:p>
          <w:p w14:paraId="4C09A562" w14:textId="77777777" w:rsidR="008F4C47" w:rsidRDefault="00AC06E7" w:rsidP="0081797C">
            <w:pPr>
              <w:pStyle w:val="ListParagraph"/>
              <w:numPr>
                <w:ilvl w:val="0"/>
                <w:numId w:val="21"/>
              </w:numPr>
              <w:spacing w:line="240" w:lineRule="auto"/>
              <w:ind w:left="427"/>
              <w:jc w:val="both"/>
              <w:rPr>
                <w:sz w:val="20"/>
                <w:szCs w:val="20"/>
              </w:rPr>
            </w:pPr>
            <w:r w:rsidRPr="008F4C47">
              <w:rPr>
                <w:sz w:val="20"/>
                <w:szCs w:val="20"/>
              </w:rPr>
              <w:t>remedies available to a data subject, in case the proce</w:t>
            </w:r>
            <w:r w:rsidR="00022EE5" w:rsidRPr="008F4C47">
              <w:rPr>
                <w:sz w:val="20"/>
                <w:szCs w:val="20"/>
              </w:rPr>
              <w:t xml:space="preserve">ssing of personal data violates </w:t>
            </w:r>
            <w:r w:rsidRPr="008F4C47">
              <w:rPr>
                <w:sz w:val="20"/>
                <w:szCs w:val="20"/>
              </w:rPr>
              <w:t>his or her rights, and how these may be exercised</w:t>
            </w:r>
            <w:r w:rsidR="008F4C47">
              <w:rPr>
                <w:sz w:val="20"/>
                <w:szCs w:val="20"/>
              </w:rPr>
              <w:t xml:space="preserve"> (s</w:t>
            </w:r>
            <w:r w:rsidR="008F4C47" w:rsidRPr="008F4C47">
              <w:rPr>
                <w:sz w:val="20"/>
                <w:szCs w:val="20"/>
              </w:rPr>
              <w:t>ection 6, paragraph b, no. 4</w:t>
            </w:r>
            <w:r w:rsidR="008F4C47">
              <w:rPr>
                <w:sz w:val="20"/>
                <w:szCs w:val="20"/>
              </w:rPr>
              <w:t>)</w:t>
            </w:r>
            <w:r w:rsidRPr="008F4C47">
              <w:rPr>
                <w:sz w:val="20"/>
                <w:szCs w:val="20"/>
              </w:rPr>
              <w:t>;</w:t>
            </w:r>
          </w:p>
          <w:p w14:paraId="42CEDD8D" w14:textId="77777777" w:rsidR="008F4C47" w:rsidRDefault="00022EE5" w:rsidP="0081797C">
            <w:pPr>
              <w:pStyle w:val="ListParagraph"/>
              <w:numPr>
                <w:ilvl w:val="0"/>
                <w:numId w:val="21"/>
              </w:numPr>
              <w:spacing w:line="240" w:lineRule="auto"/>
              <w:ind w:left="427"/>
              <w:jc w:val="both"/>
              <w:rPr>
                <w:sz w:val="20"/>
                <w:szCs w:val="20"/>
              </w:rPr>
            </w:pPr>
            <w:r w:rsidRPr="008F4C47">
              <w:rPr>
                <w:sz w:val="20"/>
                <w:szCs w:val="20"/>
              </w:rPr>
              <w:t>the designated data protection officer or compliance officer</w:t>
            </w:r>
            <w:r w:rsidR="008F4C47" w:rsidRPr="008F4C47">
              <w:rPr>
                <w:sz w:val="20"/>
                <w:szCs w:val="20"/>
              </w:rPr>
              <w:t xml:space="preserve"> </w:t>
            </w:r>
            <w:r w:rsidR="008F4C47">
              <w:rPr>
                <w:sz w:val="20"/>
                <w:szCs w:val="20"/>
              </w:rPr>
              <w:t>(s</w:t>
            </w:r>
            <w:r w:rsidR="008F4C47" w:rsidRPr="008F4C47">
              <w:rPr>
                <w:sz w:val="20"/>
                <w:szCs w:val="20"/>
              </w:rPr>
              <w:t>ection 6, paragraph b, no. 5</w:t>
            </w:r>
            <w:r w:rsidR="008F4C47">
              <w:rPr>
                <w:sz w:val="20"/>
                <w:szCs w:val="20"/>
              </w:rPr>
              <w:t>)</w:t>
            </w:r>
            <w:r w:rsidR="000C0B6F" w:rsidRPr="008F4C47">
              <w:rPr>
                <w:sz w:val="20"/>
                <w:szCs w:val="20"/>
              </w:rPr>
              <w:t>; and,</w:t>
            </w:r>
          </w:p>
          <w:p w14:paraId="3DBA1F11" w14:textId="77777777" w:rsidR="000C0B6F" w:rsidRDefault="000C0B6F" w:rsidP="0081797C">
            <w:pPr>
              <w:pStyle w:val="ListParagraph"/>
              <w:numPr>
                <w:ilvl w:val="0"/>
                <w:numId w:val="21"/>
              </w:numPr>
              <w:spacing w:line="240" w:lineRule="auto"/>
              <w:ind w:left="427"/>
              <w:jc w:val="both"/>
              <w:rPr>
                <w:sz w:val="20"/>
                <w:szCs w:val="20"/>
              </w:rPr>
            </w:pPr>
            <w:r w:rsidRPr="008F4C47">
              <w:rPr>
                <w:sz w:val="20"/>
                <w:szCs w:val="20"/>
              </w:rPr>
              <w:t>it shall state how a copy of the agreement may be accessed by a data subject</w:t>
            </w:r>
            <w:r w:rsidR="008F4C47">
              <w:rPr>
                <w:sz w:val="20"/>
                <w:szCs w:val="20"/>
              </w:rPr>
              <w:t xml:space="preserve"> (s</w:t>
            </w:r>
            <w:r w:rsidR="008F4C47" w:rsidRPr="008F4C47">
              <w:rPr>
                <w:sz w:val="20"/>
                <w:szCs w:val="20"/>
              </w:rPr>
              <w:t>ection 6, paragraph f</w:t>
            </w:r>
            <w:r w:rsidR="008F4C47">
              <w:rPr>
                <w:sz w:val="20"/>
                <w:szCs w:val="20"/>
              </w:rPr>
              <w:t>).</w:t>
            </w:r>
          </w:p>
          <w:p w14:paraId="2846AB31" w14:textId="77777777" w:rsidR="007659F0" w:rsidRDefault="007659F0" w:rsidP="007659F0">
            <w:pPr>
              <w:pStyle w:val="ListParagraph"/>
              <w:spacing w:line="240" w:lineRule="auto"/>
              <w:ind w:left="427"/>
              <w:jc w:val="both"/>
              <w:rPr>
                <w:sz w:val="20"/>
                <w:szCs w:val="20"/>
              </w:rPr>
            </w:pPr>
          </w:p>
          <w:p w14:paraId="747A8E1D" w14:textId="480DBC78" w:rsidR="007659F0" w:rsidRPr="006074E1" w:rsidRDefault="007659F0" w:rsidP="007659F0">
            <w:pPr>
              <w:jc w:val="both"/>
              <w:rPr>
                <w:b/>
                <w:u w:val="single"/>
              </w:rPr>
            </w:pPr>
            <w:r w:rsidRPr="0037535D">
              <w:rPr>
                <w:sz w:val="20"/>
                <w:szCs w:val="20"/>
              </w:rPr>
              <w:t>Please refer to</w:t>
            </w:r>
            <w:r>
              <w:rPr>
                <w:sz w:val="20"/>
                <w:szCs w:val="20"/>
              </w:rPr>
              <w:t xml:space="preserve"> DPA IRR Sec. 20.</w:t>
            </w:r>
          </w:p>
          <w:p w14:paraId="6CA66377" w14:textId="6ED99C46" w:rsidR="007659F0" w:rsidRPr="007659F0" w:rsidRDefault="007659F0" w:rsidP="007659F0">
            <w:pPr>
              <w:spacing w:line="240" w:lineRule="auto"/>
              <w:jc w:val="both"/>
              <w:rPr>
                <w:sz w:val="20"/>
                <w:szCs w:val="20"/>
              </w:rPr>
            </w:pPr>
          </w:p>
        </w:tc>
        <w:tc>
          <w:tcPr>
            <w:tcW w:w="2520" w:type="dxa"/>
          </w:tcPr>
          <w:p w14:paraId="4642ACD0" w14:textId="77777777" w:rsidR="001C0CDB" w:rsidRPr="0019001B" w:rsidRDefault="001C0CDB" w:rsidP="007352C7">
            <w:pPr>
              <w:jc w:val="both"/>
              <w:rPr>
                <w:sz w:val="20"/>
                <w:szCs w:val="20"/>
              </w:rPr>
            </w:pPr>
          </w:p>
          <w:p w14:paraId="06EC86A6" w14:textId="4E0C3625" w:rsidR="001C0CDB" w:rsidRPr="0019001B" w:rsidRDefault="00636FA9" w:rsidP="002054D5">
            <w:pPr>
              <w:jc w:val="both"/>
              <w:rPr>
                <w:sz w:val="20"/>
                <w:szCs w:val="20"/>
              </w:rPr>
            </w:pPr>
            <w:r w:rsidRPr="0019001B">
              <w:rPr>
                <w:sz w:val="20"/>
                <w:szCs w:val="20"/>
              </w:rPr>
              <w:t>Existing PIPs are covered with contracts / memorandum of agreements acknowledged by the authorized representative of the Cooperative and the contracting party.</w:t>
            </w:r>
          </w:p>
        </w:tc>
        <w:tc>
          <w:tcPr>
            <w:tcW w:w="5040" w:type="dxa"/>
          </w:tcPr>
          <w:p w14:paraId="3AF6550A" w14:textId="77777777" w:rsidR="001C0CDB" w:rsidRPr="0019001B" w:rsidRDefault="001C0CDB" w:rsidP="007352C7">
            <w:pPr>
              <w:tabs>
                <w:tab w:val="left" w:pos="990"/>
              </w:tabs>
              <w:rPr>
                <w:b/>
                <w:sz w:val="20"/>
                <w:szCs w:val="20"/>
                <w:u w:val="single"/>
              </w:rPr>
            </w:pPr>
            <w:r w:rsidRPr="0019001B">
              <w:rPr>
                <w:b/>
                <w:sz w:val="20"/>
                <w:szCs w:val="20"/>
                <w:u w:val="single"/>
              </w:rPr>
              <w:t>Organizational Measures</w:t>
            </w:r>
          </w:p>
          <w:p w14:paraId="0DC95274" w14:textId="50A7F550" w:rsidR="00636FA9" w:rsidRPr="0019001B" w:rsidRDefault="00636FA9" w:rsidP="00636FA9">
            <w:pPr>
              <w:tabs>
                <w:tab w:val="left" w:pos="180"/>
                <w:tab w:val="left" w:pos="990"/>
              </w:tabs>
              <w:jc w:val="both"/>
              <w:rPr>
                <w:sz w:val="20"/>
                <w:szCs w:val="20"/>
              </w:rPr>
            </w:pPr>
            <w:r w:rsidRPr="0019001B">
              <w:rPr>
                <w:sz w:val="20"/>
                <w:szCs w:val="20"/>
              </w:rPr>
              <w:t xml:space="preserve"> Execute and secure Data Sharing Agreements with the existing and prospective PIPs which shall contain terms and conditions as required by the DPA, as follows:</w:t>
            </w:r>
          </w:p>
          <w:p w14:paraId="7F6CF62B"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Purpose</w:t>
            </w:r>
          </w:p>
          <w:p w14:paraId="122CBB25"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Identity of all Personal Information Controllers (PIC) party to the agreement</w:t>
            </w:r>
          </w:p>
          <w:p w14:paraId="59144718"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Term or duration of the agreement</w:t>
            </w:r>
          </w:p>
          <w:p w14:paraId="79F83696"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Operational details of the sharing or transfer of personal data</w:t>
            </w:r>
          </w:p>
          <w:p w14:paraId="425314A6"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General description of the security measures for the protection of personal data, including the policy for retention or disposal of records</w:t>
            </w:r>
          </w:p>
          <w:p w14:paraId="084BFD66"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Inform how a data subject can obtain a copy of the data sharing agreement</w:t>
            </w:r>
          </w:p>
          <w:p w14:paraId="6644E468"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Details on online access</w:t>
            </w:r>
          </w:p>
          <w:p w14:paraId="7BFB4604"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Specify the PIC responsible for addressing any information request, or any complaint filed by a data subject, and/or any investigation by the Commission</w:t>
            </w:r>
          </w:p>
          <w:p w14:paraId="71B9F84B"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Identify the method that shall be adopted for the secure return, destruction, or disposal of the shared data</w:t>
            </w:r>
          </w:p>
          <w:p w14:paraId="06774438" w14:textId="77777777" w:rsidR="00636FA9" w:rsidRPr="0019001B" w:rsidRDefault="00636FA9" w:rsidP="0081797C">
            <w:pPr>
              <w:pStyle w:val="ListParagraph"/>
              <w:numPr>
                <w:ilvl w:val="0"/>
                <w:numId w:val="20"/>
              </w:numPr>
              <w:spacing w:after="0" w:line="240" w:lineRule="auto"/>
              <w:ind w:left="432"/>
              <w:jc w:val="both"/>
              <w:rPr>
                <w:sz w:val="20"/>
                <w:szCs w:val="20"/>
              </w:rPr>
            </w:pPr>
            <w:r w:rsidRPr="0019001B">
              <w:rPr>
                <w:sz w:val="20"/>
                <w:szCs w:val="20"/>
              </w:rPr>
              <w:t>Other terms and conditions</w:t>
            </w:r>
          </w:p>
          <w:p w14:paraId="2880CC45" w14:textId="77777777" w:rsidR="00636FA9" w:rsidRPr="0019001B" w:rsidRDefault="00636FA9" w:rsidP="00636FA9">
            <w:pPr>
              <w:spacing w:after="0" w:line="240" w:lineRule="auto"/>
              <w:jc w:val="both"/>
              <w:rPr>
                <w:sz w:val="20"/>
                <w:szCs w:val="20"/>
              </w:rPr>
            </w:pPr>
          </w:p>
          <w:p w14:paraId="7029482F" w14:textId="77777777" w:rsidR="00636FA9" w:rsidRPr="0019001B" w:rsidRDefault="00636FA9" w:rsidP="00636FA9">
            <w:pPr>
              <w:spacing w:after="0" w:line="240" w:lineRule="auto"/>
              <w:jc w:val="both"/>
              <w:rPr>
                <w:sz w:val="20"/>
                <w:szCs w:val="20"/>
              </w:rPr>
            </w:pPr>
            <w:r w:rsidRPr="0019001B">
              <w:rPr>
                <w:sz w:val="20"/>
                <w:szCs w:val="20"/>
              </w:rPr>
              <w:t>Revisit the existing Data Sharing Agreements and ensure completeness of the terms and conditions as mentioned above.</w:t>
            </w:r>
          </w:p>
          <w:p w14:paraId="17292618" w14:textId="29074036" w:rsidR="001C0CDB" w:rsidRPr="0019001B" w:rsidRDefault="001C0CDB" w:rsidP="007352C7">
            <w:pPr>
              <w:tabs>
                <w:tab w:val="left" w:pos="990"/>
              </w:tabs>
              <w:rPr>
                <w:sz w:val="20"/>
                <w:szCs w:val="20"/>
              </w:rPr>
            </w:pPr>
          </w:p>
        </w:tc>
        <w:tc>
          <w:tcPr>
            <w:tcW w:w="3060" w:type="dxa"/>
          </w:tcPr>
          <w:p w14:paraId="22FE5D51" w14:textId="77777777" w:rsidR="0011642D" w:rsidRPr="0019001B" w:rsidRDefault="0011642D" w:rsidP="0011642D">
            <w:pPr>
              <w:rPr>
                <w:sz w:val="20"/>
                <w:szCs w:val="20"/>
              </w:rPr>
            </w:pPr>
          </w:p>
          <w:p w14:paraId="134EA320" w14:textId="6CCB20C0" w:rsidR="0011642D" w:rsidRPr="0019001B" w:rsidRDefault="003A4DF6" w:rsidP="0011642D">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Target Implementation Date:</w:t>
            </w:r>
          </w:p>
          <w:p w14:paraId="4AD4CD07" w14:textId="77777777" w:rsidR="0011642D" w:rsidRPr="0019001B" w:rsidRDefault="0011642D" w:rsidP="0011642D">
            <w:pPr>
              <w:contextualSpacing/>
              <w:rPr>
                <w:rFonts w:ascii="Calibri" w:eastAsia="Calibri" w:hAnsi="Calibri" w:cs="Times New Roman"/>
                <w:bCs/>
                <w:color w:val="000000"/>
                <w:sz w:val="20"/>
                <w:szCs w:val="20"/>
                <w:lang w:val="en-US"/>
              </w:rPr>
            </w:pPr>
          </w:p>
          <w:p w14:paraId="3BF16D47" w14:textId="6CFD3635" w:rsidR="00DA734B" w:rsidRDefault="0011642D" w:rsidP="0011642D">
            <w:pPr>
              <w:contextualSpacing/>
              <w:jc w:val="both"/>
              <w:rPr>
                <w:rFonts w:ascii="Calibri" w:eastAsia="Calibri" w:hAnsi="Calibri" w:cs="Times New Roman"/>
                <w:bCs/>
                <w:color w:val="000000"/>
                <w:sz w:val="20"/>
                <w:szCs w:val="20"/>
                <w:lang w:val="en-US"/>
              </w:rPr>
            </w:pPr>
            <w:r w:rsidRPr="0019001B">
              <w:rPr>
                <w:rFonts w:ascii="Calibri" w:eastAsia="Calibri" w:hAnsi="Calibri" w:cs="Times New Roman"/>
                <w:bCs/>
                <w:color w:val="000000"/>
                <w:sz w:val="20"/>
                <w:szCs w:val="20"/>
                <w:lang w:val="en-US"/>
              </w:rPr>
              <w:t>Person Responsible</w:t>
            </w:r>
            <w:r w:rsidR="00DA734B" w:rsidRPr="0019001B">
              <w:rPr>
                <w:rFonts w:ascii="Calibri" w:eastAsia="Calibri" w:hAnsi="Calibri" w:cs="Times New Roman"/>
                <w:bCs/>
                <w:color w:val="000000"/>
                <w:sz w:val="20"/>
                <w:szCs w:val="20"/>
                <w:lang w:val="en-US"/>
              </w:rPr>
              <w:t>:</w:t>
            </w:r>
          </w:p>
          <w:p w14:paraId="5FFDBB56" w14:textId="2408BD8B" w:rsidR="00656990" w:rsidRPr="0019001B" w:rsidRDefault="00656990" w:rsidP="0011642D">
            <w:pPr>
              <w:contextualSpacing/>
              <w:jc w:val="both"/>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Mr. Johnson M. Tan III - DPO</w:t>
            </w:r>
          </w:p>
          <w:p w14:paraId="31799BC0" w14:textId="77777777" w:rsidR="007B39BE" w:rsidRDefault="00AF547E" w:rsidP="00584C86">
            <w:pPr>
              <w:contextualSpacing/>
              <w:rPr>
                <w:rFonts w:ascii="Calibri" w:eastAsia="Calibri" w:hAnsi="Calibri" w:cs="Times New Roman"/>
                <w:bCs/>
                <w:color w:val="000000"/>
                <w:sz w:val="20"/>
                <w:szCs w:val="20"/>
                <w:lang w:val="en-US"/>
              </w:rPr>
            </w:pPr>
            <w:r w:rsidRPr="0019001B">
              <w:rPr>
                <w:rFonts w:ascii="Calibri" w:eastAsia="Calibri" w:hAnsi="Calibri" w:cs="Times New Roman"/>
                <w:bCs/>
                <w:color w:val="000000"/>
                <w:sz w:val="20"/>
                <w:szCs w:val="20"/>
                <w:lang w:val="en-US"/>
              </w:rPr>
              <w:t xml:space="preserve">Administrative Department - Edgardo A. </w:t>
            </w:r>
            <w:proofErr w:type="spellStart"/>
            <w:r w:rsidRPr="0019001B">
              <w:rPr>
                <w:rFonts w:ascii="Calibri" w:eastAsia="Calibri" w:hAnsi="Calibri" w:cs="Times New Roman"/>
                <w:bCs/>
                <w:color w:val="000000"/>
                <w:sz w:val="20"/>
                <w:szCs w:val="20"/>
                <w:lang w:val="en-US"/>
              </w:rPr>
              <w:t>Micayabas</w:t>
            </w:r>
            <w:proofErr w:type="spellEnd"/>
          </w:p>
          <w:p w14:paraId="68D5DCC2" w14:textId="77777777" w:rsidR="007B39BE" w:rsidRDefault="007B39BE" w:rsidP="00584C86">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 xml:space="preserve">Atty. Noel G. </w:t>
            </w:r>
            <w:proofErr w:type="spellStart"/>
            <w:r>
              <w:rPr>
                <w:rFonts w:ascii="Calibri" w:eastAsia="Calibri" w:hAnsi="Calibri" w:cs="Times New Roman"/>
                <w:bCs/>
                <w:color w:val="000000"/>
                <w:sz w:val="20"/>
                <w:szCs w:val="20"/>
                <w:lang w:val="en-US"/>
              </w:rPr>
              <w:t>Bacal</w:t>
            </w:r>
            <w:proofErr w:type="spellEnd"/>
            <w:r>
              <w:rPr>
                <w:rFonts w:ascii="Calibri" w:eastAsia="Calibri" w:hAnsi="Calibri" w:cs="Times New Roman"/>
                <w:bCs/>
                <w:color w:val="000000"/>
                <w:sz w:val="20"/>
                <w:szCs w:val="20"/>
                <w:lang w:val="en-US"/>
              </w:rPr>
              <w:t xml:space="preserve"> – Legal Head</w:t>
            </w:r>
          </w:p>
          <w:p w14:paraId="53991333" w14:textId="52B0618D" w:rsidR="00F220FF" w:rsidRDefault="00F220FF" w:rsidP="00584C86">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 xml:space="preserve">Ms. Ines Gay </w:t>
            </w:r>
            <w:proofErr w:type="spellStart"/>
            <w:r>
              <w:rPr>
                <w:rFonts w:ascii="Calibri" w:eastAsia="Calibri" w:hAnsi="Calibri" w:cs="Times New Roman"/>
                <w:bCs/>
                <w:color w:val="000000"/>
                <w:sz w:val="20"/>
                <w:szCs w:val="20"/>
                <w:lang w:val="en-US"/>
              </w:rPr>
              <w:t>Pecson</w:t>
            </w:r>
            <w:proofErr w:type="spellEnd"/>
            <w:r>
              <w:rPr>
                <w:rFonts w:ascii="Calibri" w:eastAsia="Calibri" w:hAnsi="Calibri" w:cs="Times New Roman"/>
                <w:bCs/>
                <w:color w:val="000000"/>
                <w:sz w:val="20"/>
                <w:szCs w:val="20"/>
                <w:lang w:val="en-US"/>
              </w:rPr>
              <w:t xml:space="preserve"> – Insurance Head</w:t>
            </w:r>
          </w:p>
          <w:p w14:paraId="539B3B6F" w14:textId="26145E9C" w:rsidR="00F220FF" w:rsidRDefault="00F220FF" w:rsidP="00584C86">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 xml:space="preserve">Ms. Jennifer </w:t>
            </w:r>
            <w:proofErr w:type="spellStart"/>
            <w:r>
              <w:rPr>
                <w:rFonts w:ascii="Calibri" w:eastAsia="Calibri" w:hAnsi="Calibri" w:cs="Times New Roman"/>
                <w:bCs/>
                <w:color w:val="000000"/>
                <w:sz w:val="20"/>
                <w:szCs w:val="20"/>
                <w:lang w:val="en-US"/>
              </w:rPr>
              <w:t>Erana</w:t>
            </w:r>
            <w:proofErr w:type="spellEnd"/>
            <w:r>
              <w:rPr>
                <w:rFonts w:ascii="Calibri" w:eastAsia="Calibri" w:hAnsi="Calibri" w:cs="Times New Roman"/>
                <w:bCs/>
                <w:color w:val="000000"/>
                <w:sz w:val="20"/>
                <w:szCs w:val="20"/>
                <w:lang w:val="en-US"/>
              </w:rPr>
              <w:t xml:space="preserve"> – Non-Banking Head</w:t>
            </w:r>
          </w:p>
          <w:p w14:paraId="20A728CF" w14:textId="3C8EF6A6" w:rsidR="001C0CDB" w:rsidRPr="0019001B" w:rsidRDefault="00AF547E" w:rsidP="00584C86">
            <w:pPr>
              <w:contextualSpacing/>
              <w:rPr>
                <w:rFonts w:ascii="Calibri" w:eastAsia="Calibri" w:hAnsi="Calibri" w:cs="Times New Roman"/>
                <w:bCs/>
                <w:color w:val="000000"/>
                <w:sz w:val="20"/>
                <w:szCs w:val="20"/>
                <w:lang w:val="en-US"/>
              </w:rPr>
            </w:pPr>
            <w:r w:rsidRPr="0019001B" w:rsidDel="00DA734B">
              <w:rPr>
                <w:rFonts w:ascii="Calibri" w:eastAsia="Calibri" w:hAnsi="Calibri" w:cs="Times New Roman"/>
                <w:bCs/>
                <w:color w:val="000000"/>
                <w:sz w:val="20"/>
                <w:szCs w:val="20"/>
                <w:lang w:val="en-US"/>
              </w:rPr>
              <w:t xml:space="preserve"> </w:t>
            </w:r>
          </w:p>
          <w:p w14:paraId="47D5489E" w14:textId="77777777" w:rsidR="001C0CDB" w:rsidRPr="0019001B" w:rsidRDefault="001C0CDB" w:rsidP="007352C7">
            <w:pPr>
              <w:contextualSpacing/>
              <w:jc w:val="both"/>
              <w:rPr>
                <w:rFonts w:ascii="Calibri" w:eastAsia="Calibri" w:hAnsi="Calibri" w:cs="Times New Roman"/>
                <w:bCs/>
                <w:color w:val="000000"/>
                <w:sz w:val="20"/>
                <w:szCs w:val="20"/>
                <w:lang w:val="en-US"/>
              </w:rPr>
            </w:pPr>
          </w:p>
          <w:p w14:paraId="5C4FB0CF" w14:textId="77777777" w:rsidR="001C0CDB" w:rsidRPr="0019001B" w:rsidRDefault="001C0CDB" w:rsidP="007352C7">
            <w:pPr>
              <w:jc w:val="both"/>
              <w:rPr>
                <w:sz w:val="20"/>
                <w:szCs w:val="20"/>
              </w:rPr>
            </w:pPr>
          </w:p>
        </w:tc>
      </w:tr>
    </w:tbl>
    <w:p w14:paraId="449CAC59" w14:textId="32825DA6" w:rsidR="001C0CDB" w:rsidRDefault="001C0CDB" w:rsidP="00F67A95">
      <w:pPr>
        <w:sectPr w:rsidR="001C0CDB" w:rsidSect="004A53D8">
          <w:pgSz w:w="16839" w:h="11907" w:orient="landscape" w:code="9"/>
          <w:pgMar w:top="720" w:right="720" w:bottom="450" w:left="720" w:header="432" w:footer="83" w:gutter="0"/>
          <w:cols w:space="720"/>
          <w:titlePg/>
          <w:docGrid w:linePitch="360"/>
        </w:sectPr>
      </w:pPr>
    </w:p>
    <w:tbl>
      <w:tblPr>
        <w:tblStyle w:val="TableGrid"/>
        <w:tblW w:w="15385" w:type="dxa"/>
        <w:tblLook w:val="04A0" w:firstRow="1" w:lastRow="0" w:firstColumn="1" w:lastColumn="0" w:noHBand="0" w:noVBand="1"/>
      </w:tblPr>
      <w:tblGrid>
        <w:gridCol w:w="2245"/>
        <w:gridCol w:w="2520"/>
        <w:gridCol w:w="2520"/>
        <w:gridCol w:w="5040"/>
        <w:gridCol w:w="3060"/>
      </w:tblGrid>
      <w:tr w:rsidR="004E1975" w14:paraId="1042E9CC" w14:textId="77777777" w:rsidTr="00616E1A">
        <w:trPr>
          <w:trHeight w:val="288"/>
        </w:trPr>
        <w:tc>
          <w:tcPr>
            <w:tcW w:w="2245" w:type="dxa"/>
            <w:tcBorders>
              <w:bottom w:val="single" w:sz="4" w:space="0" w:color="auto"/>
            </w:tcBorders>
            <w:vAlign w:val="center"/>
          </w:tcPr>
          <w:p w14:paraId="61CC71E7" w14:textId="6466C406" w:rsidR="004E1975" w:rsidRPr="007F5F1D" w:rsidRDefault="00E24397" w:rsidP="00616E1A">
            <w:pPr>
              <w:tabs>
                <w:tab w:val="left" w:pos="990"/>
                <w:tab w:val="left" w:pos="1235"/>
              </w:tabs>
              <w:spacing w:after="0" w:line="240" w:lineRule="auto"/>
              <w:jc w:val="center"/>
              <w:rPr>
                <w:b/>
                <w:bCs/>
                <w:sz w:val="20"/>
                <w:szCs w:val="20"/>
                <w:u w:val="single"/>
              </w:rPr>
            </w:pPr>
            <w:ins w:id="290" w:author="Paolo T. Parone" w:date="2018-07-30T12:59:00Z">
              <w:r>
                <w:rPr>
                  <w:b/>
                  <w:bCs/>
                  <w:sz w:val="20"/>
                  <w:szCs w:val="20"/>
                </w:rPr>
                <w:lastRenderedPageBreak/>
                <w:t>05</w:t>
              </w:r>
            </w:ins>
            <w:del w:id="291" w:author="Paolo T. Parone" w:date="2018-07-30T12:59:00Z">
              <w:r w:rsidR="004E1975" w:rsidDel="00E24397">
                <w:rPr>
                  <w:b/>
                  <w:bCs/>
                  <w:sz w:val="20"/>
                  <w:szCs w:val="20"/>
                </w:rPr>
                <w:delText>12</w:delText>
              </w:r>
            </w:del>
          </w:p>
        </w:tc>
        <w:tc>
          <w:tcPr>
            <w:tcW w:w="13140" w:type="dxa"/>
            <w:gridSpan w:val="4"/>
            <w:tcBorders>
              <w:bottom w:val="single" w:sz="4" w:space="0" w:color="auto"/>
            </w:tcBorders>
            <w:vAlign w:val="center"/>
          </w:tcPr>
          <w:p w14:paraId="7B3A8D12" w14:textId="74657212" w:rsidR="004E1975" w:rsidRPr="001B4C61" w:rsidRDefault="007659F0" w:rsidP="00616E1A">
            <w:pPr>
              <w:tabs>
                <w:tab w:val="left" w:pos="180"/>
                <w:tab w:val="left" w:pos="990"/>
              </w:tabs>
              <w:spacing w:after="0" w:line="240" w:lineRule="auto"/>
              <w:rPr>
                <w:b/>
                <w:sz w:val="20"/>
                <w:szCs w:val="20"/>
                <w:u w:val="single"/>
                <w:lang w:val="en-US"/>
              </w:rPr>
            </w:pPr>
            <w:r>
              <w:rPr>
                <w:b/>
                <w:sz w:val="20"/>
                <w:szCs w:val="20"/>
                <w:u w:val="single"/>
                <w:lang w:val="en-US"/>
              </w:rPr>
              <w:t>Transparency</w:t>
            </w:r>
          </w:p>
        </w:tc>
      </w:tr>
      <w:tr w:rsidR="004E1975" w14:paraId="680909C4" w14:textId="77777777" w:rsidTr="00616E1A">
        <w:trPr>
          <w:trHeight w:val="72"/>
        </w:trPr>
        <w:tc>
          <w:tcPr>
            <w:tcW w:w="15385" w:type="dxa"/>
            <w:gridSpan w:val="5"/>
            <w:tcBorders>
              <w:top w:val="single" w:sz="4" w:space="0" w:color="auto"/>
              <w:left w:val="nil"/>
              <w:bottom w:val="single" w:sz="4" w:space="0" w:color="auto"/>
              <w:right w:val="nil"/>
            </w:tcBorders>
          </w:tcPr>
          <w:p w14:paraId="720FED21" w14:textId="77777777" w:rsidR="004E1975" w:rsidRPr="00C53824" w:rsidRDefault="004E1975" w:rsidP="00616E1A">
            <w:pPr>
              <w:spacing w:after="0" w:line="240" w:lineRule="auto"/>
              <w:rPr>
                <w:sz w:val="2"/>
              </w:rPr>
            </w:pPr>
          </w:p>
        </w:tc>
      </w:tr>
      <w:tr w:rsidR="004E1975" w:rsidRPr="008178B2" w14:paraId="5186A76C" w14:textId="77777777" w:rsidTr="00616E1A">
        <w:trPr>
          <w:trHeight w:val="288"/>
        </w:trPr>
        <w:tc>
          <w:tcPr>
            <w:tcW w:w="15385" w:type="dxa"/>
            <w:gridSpan w:val="5"/>
            <w:tcBorders>
              <w:top w:val="single" w:sz="4" w:space="0" w:color="auto"/>
              <w:bottom w:val="single" w:sz="4" w:space="0" w:color="auto"/>
            </w:tcBorders>
            <w:vAlign w:val="center"/>
          </w:tcPr>
          <w:p w14:paraId="3DC88AEE" w14:textId="149CD9DE" w:rsidR="004E1975" w:rsidRPr="00780539" w:rsidRDefault="00390CAC">
            <w:pPr>
              <w:tabs>
                <w:tab w:val="left" w:pos="180"/>
                <w:tab w:val="left" w:pos="990"/>
              </w:tabs>
              <w:spacing w:after="0" w:line="240" w:lineRule="auto"/>
              <w:rPr>
                <w:sz w:val="20"/>
                <w:szCs w:val="20"/>
                <w:lang w:val="en-US"/>
              </w:rPr>
            </w:pPr>
            <w:r>
              <w:rPr>
                <w:sz w:val="20"/>
                <w:szCs w:val="20"/>
                <w:lang w:val="en-US"/>
              </w:rPr>
              <w:t>Risk of arising transparency issue due to a</w:t>
            </w:r>
            <w:r w:rsidR="00616E1A">
              <w:rPr>
                <w:sz w:val="20"/>
                <w:szCs w:val="20"/>
                <w:lang w:val="en-US"/>
              </w:rPr>
              <w:t>bsence of contact details of</w:t>
            </w:r>
            <w:r w:rsidR="003A4DF6">
              <w:rPr>
                <w:sz w:val="20"/>
                <w:szCs w:val="20"/>
                <w:lang w:val="en-US"/>
              </w:rPr>
              <w:t xml:space="preserve"> </w:t>
            </w:r>
            <w:r w:rsidR="007659F0">
              <w:rPr>
                <w:sz w:val="20"/>
                <w:szCs w:val="20"/>
                <w:lang w:val="en-US"/>
              </w:rPr>
              <w:t>P</w:t>
            </w:r>
            <w:r w:rsidR="003A4DF6">
              <w:rPr>
                <w:sz w:val="20"/>
                <w:szCs w:val="20"/>
                <w:lang w:val="en-US"/>
              </w:rPr>
              <w:t xml:space="preserve">ersonal Information </w:t>
            </w:r>
            <w:r w:rsidR="00A56CAD">
              <w:rPr>
                <w:sz w:val="20"/>
                <w:szCs w:val="20"/>
                <w:lang w:val="en-US"/>
              </w:rPr>
              <w:t>Controllers (</w:t>
            </w:r>
            <w:r w:rsidR="005D2774">
              <w:rPr>
                <w:sz w:val="20"/>
                <w:szCs w:val="20"/>
                <w:lang w:val="en-US"/>
              </w:rPr>
              <w:t>e.g. third</w:t>
            </w:r>
            <w:r w:rsidR="00A56CAD">
              <w:rPr>
                <w:sz w:val="20"/>
                <w:szCs w:val="20"/>
                <w:lang w:val="en-US"/>
              </w:rPr>
              <w:t>-p</w:t>
            </w:r>
            <w:r w:rsidR="005D2774">
              <w:rPr>
                <w:sz w:val="20"/>
                <w:szCs w:val="20"/>
                <w:lang w:val="en-US"/>
              </w:rPr>
              <w:t>arty insurance providers)</w:t>
            </w:r>
          </w:p>
        </w:tc>
      </w:tr>
      <w:tr w:rsidR="004E1975" w14:paraId="0C78620A" w14:textId="77777777" w:rsidTr="00616E1A">
        <w:trPr>
          <w:trHeight w:val="20"/>
        </w:trPr>
        <w:tc>
          <w:tcPr>
            <w:tcW w:w="4765" w:type="dxa"/>
            <w:gridSpan w:val="2"/>
            <w:tcBorders>
              <w:top w:val="single" w:sz="4" w:space="0" w:color="auto"/>
            </w:tcBorders>
            <w:vAlign w:val="center"/>
          </w:tcPr>
          <w:p w14:paraId="35D1C7B5" w14:textId="77777777" w:rsidR="004E1975" w:rsidRPr="00C53824" w:rsidRDefault="004E1975" w:rsidP="00616E1A">
            <w:pPr>
              <w:spacing w:after="0" w:line="240" w:lineRule="auto"/>
              <w:jc w:val="center"/>
              <w:rPr>
                <w:b/>
                <w:sz w:val="20"/>
                <w:szCs w:val="20"/>
              </w:rPr>
            </w:pPr>
            <w:r w:rsidRPr="00C53824">
              <w:rPr>
                <w:b/>
                <w:sz w:val="20"/>
                <w:szCs w:val="20"/>
              </w:rPr>
              <w:t>Threat / Vulnerability</w:t>
            </w:r>
          </w:p>
        </w:tc>
        <w:tc>
          <w:tcPr>
            <w:tcW w:w="2520" w:type="dxa"/>
            <w:tcBorders>
              <w:top w:val="single" w:sz="4" w:space="0" w:color="auto"/>
            </w:tcBorders>
            <w:vAlign w:val="center"/>
          </w:tcPr>
          <w:p w14:paraId="4BE72CB1" w14:textId="77777777" w:rsidR="004E1975" w:rsidRPr="00C53824" w:rsidRDefault="004E1975" w:rsidP="00616E1A">
            <w:pPr>
              <w:spacing w:after="0" w:line="240" w:lineRule="auto"/>
              <w:jc w:val="center"/>
              <w:rPr>
                <w:b/>
                <w:sz w:val="20"/>
                <w:szCs w:val="20"/>
              </w:rPr>
            </w:pPr>
            <w:r w:rsidRPr="00C53824">
              <w:rPr>
                <w:b/>
                <w:sz w:val="20"/>
                <w:szCs w:val="20"/>
              </w:rPr>
              <w:t>Control / Mitigating Circumstances</w:t>
            </w:r>
          </w:p>
        </w:tc>
        <w:tc>
          <w:tcPr>
            <w:tcW w:w="5040" w:type="dxa"/>
            <w:tcBorders>
              <w:top w:val="single" w:sz="4" w:space="0" w:color="auto"/>
            </w:tcBorders>
            <w:vAlign w:val="center"/>
          </w:tcPr>
          <w:p w14:paraId="7EAA5624" w14:textId="77777777" w:rsidR="004E1975" w:rsidRPr="00C53824" w:rsidRDefault="004E1975" w:rsidP="00616E1A">
            <w:pPr>
              <w:spacing w:after="0" w:line="240" w:lineRule="auto"/>
              <w:jc w:val="center"/>
              <w:rPr>
                <w:b/>
                <w:sz w:val="20"/>
                <w:szCs w:val="20"/>
              </w:rPr>
            </w:pPr>
            <w:r w:rsidRPr="00C53824">
              <w:rPr>
                <w:b/>
                <w:sz w:val="20"/>
                <w:szCs w:val="20"/>
              </w:rPr>
              <w:t>Recommendation</w:t>
            </w:r>
          </w:p>
        </w:tc>
        <w:tc>
          <w:tcPr>
            <w:tcW w:w="3060" w:type="dxa"/>
            <w:tcBorders>
              <w:top w:val="single" w:sz="4" w:space="0" w:color="auto"/>
            </w:tcBorders>
            <w:vAlign w:val="center"/>
          </w:tcPr>
          <w:p w14:paraId="67B7AD18" w14:textId="77777777" w:rsidR="004E1975" w:rsidRPr="00C53824" w:rsidRDefault="004E1975" w:rsidP="00616E1A">
            <w:pPr>
              <w:spacing w:after="0" w:line="240" w:lineRule="auto"/>
              <w:jc w:val="center"/>
              <w:rPr>
                <w:b/>
                <w:sz w:val="20"/>
                <w:szCs w:val="20"/>
              </w:rPr>
            </w:pPr>
            <w:r w:rsidRPr="00C53824">
              <w:rPr>
                <w:b/>
                <w:sz w:val="20"/>
                <w:szCs w:val="20"/>
              </w:rPr>
              <w:t>Action Plan</w:t>
            </w:r>
          </w:p>
        </w:tc>
      </w:tr>
      <w:tr w:rsidR="004E1975" w14:paraId="0D77154C" w14:textId="77777777" w:rsidTr="00616E1A">
        <w:trPr>
          <w:trHeight w:val="4184"/>
        </w:trPr>
        <w:tc>
          <w:tcPr>
            <w:tcW w:w="4765" w:type="dxa"/>
            <w:gridSpan w:val="2"/>
          </w:tcPr>
          <w:p w14:paraId="0155D7D4" w14:textId="77777777" w:rsidR="004E1975" w:rsidRDefault="004E1975" w:rsidP="00616E1A">
            <w:pPr>
              <w:jc w:val="both"/>
              <w:rPr>
                <w:b/>
                <w:u w:val="single"/>
              </w:rPr>
            </w:pPr>
            <w:r w:rsidRPr="006074E1">
              <w:rPr>
                <w:b/>
                <w:u w:val="single"/>
              </w:rPr>
              <w:t>Threat</w:t>
            </w:r>
          </w:p>
          <w:p w14:paraId="55458A59" w14:textId="0FDCA5CA" w:rsidR="004E1975" w:rsidRPr="007352C7" w:rsidRDefault="00A461C3" w:rsidP="00616E1A">
            <w:pPr>
              <w:jc w:val="both"/>
              <w:rPr>
                <w:sz w:val="20"/>
                <w:szCs w:val="20"/>
              </w:rPr>
            </w:pPr>
            <w:r>
              <w:rPr>
                <w:sz w:val="20"/>
              </w:rPr>
              <w:t>Unavailability of published contact information in case of data breach</w:t>
            </w:r>
          </w:p>
          <w:p w14:paraId="67D96A39" w14:textId="77777777" w:rsidR="004E1975" w:rsidRDefault="004E1975" w:rsidP="00616E1A">
            <w:pPr>
              <w:jc w:val="both"/>
              <w:rPr>
                <w:b/>
                <w:u w:val="single"/>
              </w:rPr>
            </w:pPr>
            <w:r w:rsidRPr="006074E1">
              <w:rPr>
                <w:b/>
                <w:u w:val="single"/>
              </w:rPr>
              <w:t>Vulnerability</w:t>
            </w:r>
          </w:p>
          <w:p w14:paraId="0031D334" w14:textId="6ED66A8C" w:rsidR="004E1975" w:rsidRDefault="00616E1A" w:rsidP="00616E1A">
            <w:pPr>
              <w:jc w:val="both"/>
              <w:rPr>
                <w:sz w:val="20"/>
                <w:szCs w:val="20"/>
              </w:rPr>
            </w:pPr>
            <w:r>
              <w:rPr>
                <w:sz w:val="20"/>
                <w:szCs w:val="20"/>
              </w:rPr>
              <w:t>Memorial service</w:t>
            </w:r>
            <w:r w:rsidR="005D2774">
              <w:rPr>
                <w:sz w:val="20"/>
                <w:szCs w:val="20"/>
              </w:rPr>
              <w:t xml:space="preserve"> </w:t>
            </w:r>
            <w:r>
              <w:rPr>
                <w:sz w:val="20"/>
                <w:szCs w:val="20"/>
              </w:rPr>
              <w:t>and non-life insurance application forms</w:t>
            </w:r>
            <w:r w:rsidR="0098305F">
              <w:rPr>
                <w:sz w:val="20"/>
                <w:szCs w:val="20"/>
              </w:rPr>
              <w:t xml:space="preserve"> from Memorial Service Cooperative Federation and</w:t>
            </w:r>
            <w:r w:rsidR="005D2774">
              <w:rPr>
                <w:sz w:val="20"/>
                <w:szCs w:val="20"/>
              </w:rPr>
              <w:t xml:space="preserve"> R&amp;B Insurance</w:t>
            </w:r>
            <w:r w:rsidR="0098305F">
              <w:rPr>
                <w:sz w:val="20"/>
                <w:szCs w:val="20"/>
              </w:rPr>
              <w:t>,</w:t>
            </w:r>
            <w:r w:rsidR="005D2774">
              <w:rPr>
                <w:sz w:val="20"/>
                <w:szCs w:val="20"/>
              </w:rPr>
              <w:t xml:space="preserve"> Inc.</w:t>
            </w:r>
            <w:r w:rsidR="0098305F">
              <w:rPr>
                <w:sz w:val="20"/>
                <w:szCs w:val="20"/>
              </w:rPr>
              <w:t>, respectively,</w:t>
            </w:r>
            <w:r>
              <w:rPr>
                <w:sz w:val="20"/>
                <w:szCs w:val="20"/>
              </w:rPr>
              <w:t xml:space="preserve"> do not include adequate contact details </w:t>
            </w:r>
            <w:r w:rsidR="0098305F">
              <w:rPr>
                <w:sz w:val="20"/>
                <w:szCs w:val="20"/>
              </w:rPr>
              <w:t xml:space="preserve">of the PIC’s DPO or Compliance Officer that made available </w:t>
            </w:r>
            <w:r>
              <w:rPr>
                <w:sz w:val="20"/>
                <w:szCs w:val="20"/>
              </w:rPr>
              <w:t xml:space="preserve">to the members availing </w:t>
            </w:r>
            <w:r w:rsidR="0098305F">
              <w:rPr>
                <w:sz w:val="20"/>
                <w:szCs w:val="20"/>
              </w:rPr>
              <w:t xml:space="preserve">such </w:t>
            </w:r>
            <w:r>
              <w:rPr>
                <w:sz w:val="20"/>
                <w:szCs w:val="20"/>
              </w:rPr>
              <w:t>services.</w:t>
            </w:r>
          </w:p>
          <w:p w14:paraId="7E9BFFE6" w14:textId="43A4A96F" w:rsidR="007659F0" w:rsidRPr="006074E1" w:rsidRDefault="007659F0" w:rsidP="007659F0">
            <w:pPr>
              <w:jc w:val="both"/>
              <w:rPr>
                <w:b/>
                <w:u w:val="single"/>
              </w:rPr>
            </w:pPr>
            <w:r w:rsidRPr="0037535D">
              <w:rPr>
                <w:sz w:val="20"/>
                <w:szCs w:val="20"/>
              </w:rPr>
              <w:t>Please refer to</w:t>
            </w:r>
            <w:r>
              <w:rPr>
                <w:sz w:val="20"/>
                <w:szCs w:val="20"/>
              </w:rPr>
              <w:t xml:space="preserve"> DPA IRR Sec. 18 par. a.</w:t>
            </w:r>
          </w:p>
          <w:p w14:paraId="128015EF" w14:textId="77777777" w:rsidR="007659F0" w:rsidRDefault="007659F0" w:rsidP="00616E1A">
            <w:pPr>
              <w:jc w:val="both"/>
              <w:rPr>
                <w:sz w:val="20"/>
                <w:szCs w:val="20"/>
              </w:rPr>
            </w:pPr>
          </w:p>
          <w:p w14:paraId="43F72089" w14:textId="0B426D37" w:rsidR="007659F0" w:rsidRPr="007F5F1D" w:rsidRDefault="007659F0" w:rsidP="00616E1A">
            <w:pPr>
              <w:jc w:val="both"/>
              <w:rPr>
                <w:b/>
                <w:u w:val="single"/>
              </w:rPr>
            </w:pPr>
          </w:p>
        </w:tc>
        <w:tc>
          <w:tcPr>
            <w:tcW w:w="2520" w:type="dxa"/>
          </w:tcPr>
          <w:p w14:paraId="7AA810D1" w14:textId="77777777" w:rsidR="004E1975" w:rsidRDefault="004E1975" w:rsidP="00616E1A">
            <w:pPr>
              <w:jc w:val="both"/>
              <w:rPr>
                <w:sz w:val="20"/>
                <w:szCs w:val="20"/>
              </w:rPr>
            </w:pPr>
          </w:p>
          <w:p w14:paraId="3BEE9E6E" w14:textId="77777777" w:rsidR="00616E1A" w:rsidRDefault="00616E1A" w:rsidP="00616E1A">
            <w:pPr>
              <w:jc w:val="both"/>
              <w:rPr>
                <w:sz w:val="20"/>
                <w:szCs w:val="20"/>
              </w:rPr>
            </w:pPr>
            <w:r>
              <w:rPr>
                <w:sz w:val="20"/>
                <w:szCs w:val="20"/>
              </w:rPr>
              <w:t>Currently, n</w:t>
            </w:r>
            <w:r w:rsidRPr="00C95290">
              <w:rPr>
                <w:sz w:val="20"/>
                <w:szCs w:val="20"/>
              </w:rPr>
              <w:t>o related controls are in place</w:t>
            </w:r>
            <w:r>
              <w:rPr>
                <w:sz w:val="20"/>
                <w:szCs w:val="20"/>
              </w:rPr>
              <w:t>.</w:t>
            </w:r>
          </w:p>
          <w:p w14:paraId="5E27F43C" w14:textId="77777777" w:rsidR="004E1975" w:rsidRDefault="004E1975" w:rsidP="00616E1A">
            <w:pPr>
              <w:jc w:val="both"/>
              <w:rPr>
                <w:sz w:val="20"/>
                <w:szCs w:val="20"/>
              </w:rPr>
            </w:pPr>
          </w:p>
          <w:p w14:paraId="3DD19CAE" w14:textId="77777777" w:rsidR="004E1975" w:rsidRDefault="004E1975" w:rsidP="00616E1A">
            <w:pPr>
              <w:jc w:val="both"/>
            </w:pPr>
          </w:p>
        </w:tc>
        <w:tc>
          <w:tcPr>
            <w:tcW w:w="5040" w:type="dxa"/>
          </w:tcPr>
          <w:p w14:paraId="2D7494DB" w14:textId="77777777" w:rsidR="004E1975" w:rsidRDefault="004E1975" w:rsidP="00616E1A">
            <w:pPr>
              <w:tabs>
                <w:tab w:val="left" w:pos="990"/>
              </w:tabs>
              <w:rPr>
                <w:b/>
                <w:sz w:val="20"/>
                <w:szCs w:val="20"/>
                <w:u w:val="single"/>
              </w:rPr>
            </w:pPr>
            <w:r>
              <w:rPr>
                <w:b/>
                <w:sz w:val="20"/>
                <w:szCs w:val="20"/>
                <w:u w:val="single"/>
              </w:rPr>
              <w:t xml:space="preserve">Organizational </w:t>
            </w:r>
            <w:r w:rsidRPr="00F653DB">
              <w:rPr>
                <w:b/>
                <w:sz w:val="20"/>
                <w:szCs w:val="20"/>
                <w:u w:val="single"/>
              </w:rPr>
              <w:t>Measures</w:t>
            </w:r>
          </w:p>
          <w:p w14:paraId="0FAAAD1C" w14:textId="1BA5B255" w:rsidR="004E1975" w:rsidRDefault="005D2774" w:rsidP="00314E58">
            <w:pPr>
              <w:tabs>
                <w:tab w:val="left" w:pos="990"/>
              </w:tabs>
              <w:rPr>
                <w:sz w:val="20"/>
                <w:szCs w:val="20"/>
              </w:rPr>
            </w:pPr>
            <w:r w:rsidRPr="00314E58">
              <w:rPr>
                <w:sz w:val="20"/>
                <w:szCs w:val="20"/>
              </w:rPr>
              <w:t>Inform</w:t>
            </w:r>
            <w:r>
              <w:rPr>
                <w:sz w:val="20"/>
                <w:szCs w:val="20"/>
              </w:rPr>
              <w:t xml:space="preserve"> </w:t>
            </w:r>
            <w:r w:rsidR="0098305F">
              <w:rPr>
                <w:sz w:val="20"/>
                <w:szCs w:val="20"/>
              </w:rPr>
              <w:t>the PIC</w:t>
            </w:r>
            <w:r>
              <w:rPr>
                <w:sz w:val="20"/>
                <w:szCs w:val="20"/>
              </w:rPr>
              <w:t xml:space="preserve"> to revise </w:t>
            </w:r>
            <w:r w:rsidR="00616E1A">
              <w:rPr>
                <w:sz w:val="20"/>
                <w:szCs w:val="20"/>
              </w:rPr>
              <w:t>the following forms to include contact details:</w:t>
            </w:r>
          </w:p>
          <w:p w14:paraId="6D2843B0" w14:textId="77777777" w:rsidR="00616E1A" w:rsidRDefault="0020543A" w:rsidP="00616E1A">
            <w:pPr>
              <w:pStyle w:val="ListParagraph"/>
              <w:numPr>
                <w:ilvl w:val="0"/>
                <w:numId w:val="29"/>
              </w:numPr>
              <w:spacing w:after="0" w:line="240" w:lineRule="auto"/>
              <w:jc w:val="both"/>
              <w:rPr>
                <w:sz w:val="20"/>
                <w:szCs w:val="20"/>
              </w:rPr>
            </w:pPr>
            <w:r>
              <w:rPr>
                <w:sz w:val="20"/>
                <w:szCs w:val="20"/>
              </w:rPr>
              <w:t>Fire Insurance Quotation</w:t>
            </w:r>
          </w:p>
          <w:p w14:paraId="6E3B64DE" w14:textId="5A1C79DB" w:rsidR="0020543A" w:rsidRPr="00616E1A" w:rsidRDefault="0020543A" w:rsidP="00616E1A">
            <w:pPr>
              <w:pStyle w:val="ListParagraph"/>
              <w:numPr>
                <w:ilvl w:val="0"/>
                <w:numId w:val="29"/>
              </w:numPr>
              <w:spacing w:after="0" w:line="240" w:lineRule="auto"/>
              <w:jc w:val="both"/>
              <w:rPr>
                <w:sz w:val="20"/>
                <w:szCs w:val="20"/>
              </w:rPr>
            </w:pPr>
            <w:r>
              <w:rPr>
                <w:sz w:val="20"/>
                <w:szCs w:val="20"/>
              </w:rPr>
              <w:t>Application For Group Memorial Service Benefit</w:t>
            </w:r>
          </w:p>
          <w:p w14:paraId="46046C0B" w14:textId="77777777" w:rsidR="004E1975" w:rsidRDefault="004E1975" w:rsidP="00616E1A">
            <w:pPr>
              <w:pStyle w:val="ListParagraph"/>
              <w:spacing w:after="0" w:line="240" w:lineRule="auto"/>
              <w:ind w:left="398"/>
              <w:rPr>
                <w:sz w:val="20"/>
                <w:szCs w:val="20"/>
              </w:rPr>
            </w:pPr>
          </w:p>
          <w:p w14:paraId="03480C0B" w14:textId="29D79C8D" w:rsidR="0098305F" w:rsidRDefault="0098305F" w:rsidP="005D5434">
            <w:pPr>
              <w:spacing w:after="0" w:line="240" w:lineRule="auto"/>
              <w:rPr>
                <w:rFonts w:cstheme="minorHAnsi"/>
                <w:sz w:val="20"/>
                <w:szCs w:val="20"/>
              </w:rPr>
            </w:pPr>
            <w:r w:rsidRPr="005D5434">
              <w:rPr>
                <w:rFonts w:cstheme="minorHAnsi"/>
                <w:sz w:val="20"/>
                <w:szCs w:val="20"/>
                <w:lang w:val="en-US"/>
              </w:rPr>
              <w:t>For this purpose, the c</w:t>
            </w:r>
            <w:r w:rsidRPr="00534D30">
              <w:rPr>
                <w:rFonts w:cstheme="minorHAnsi"/>
                <w:sz w:val="20"/>
                <w:szCs w:val="20"/>
                <w:lang w:val="en-US"/>
              </w:rPr>
              <w:t>ontact details of the DPO or Compliance Officer</w:t>
            </w:r>
            <w:r w:rsidRPr="005D5434">
              <w:rPr>
                <w:rFonts w:cstheme="minorHAnsi"/>
                <w:sz w:val="20"/>
                <w:szCs w:val="20"/>
                <w:lang w:val="en-US"/>
              </w:rPr>
              <w:t xml:space="preserve"> </w:t>
            </w:r>
            <w:r>
              <w:rPr>
                <w:rFonts w:cstheme="minorHAnsi"/>
                <w:sz w:val="20"/>
                <w:szCs w:val="20"/>
                <w:lang w:val="en-US"/>
              </w:rPr>
              <w:t xml:space="preserve">of the PIC </w:t>
            </w:r>
            <w:r w:rsidRPr="005D5434">
              <w:rPr>
                <w:rFonts w:cstheme="minorHAnsi"/>
                <w:sz w:val="20"/>
                <w:szCs w:val="20"/>
                <w:lang w:val="en-US"/>
              </w:rPr>
              <w:t>should include the following information</w:t>
            </w:r>
            <w:r>
              <w:rPr>
                <w:rFonts w:cstheme="minorHAnsi"/>
                <w:sz w:val="20"/>
                <w:szCs w:val="20"/>
                <w:lang w:val="en-US"/>
              </w:rPr>
              <w:t>:</w:t>
            </w:r>
          </w:p>
          <w:p w14:paraId="49E46A07" w14:textId="77777777" w:rsidR="0098305F" w:rsidRDefault="0098305F" w:rsidP="005D5434">
            <w:pPr>
              <w:spacing w:after="0" w:line="240" w:lineRule="auto"/>
              <w:rPr>
                <w:rFonts w:cstheme="minorHAnsi"/>
                <w:sz w:val="20"/>
                <w:szCs w:val="20"/>
              </w:rPr>
            </w:pPr>
          </w:p>
          <w:p w14:paraId="17FE81D5" w14:textId="0FBBE4CE" w:rsidR="0098305F" w:rsidRPr="00534D30" w:rsidRDefault="00B967AD" w:rsidP="005D5434">
            <w:pPr>
              <w:pStyle w:val="ListParagraph"/>
              <w:numPr>
                <w:ilvl w:val="0"/>
                <w:numId w:val="36"/>
              </w:numPr>
              <w:spacing w:after="0" w:line="240" w:lineRule="auto"/>
              <w:rPr>
                <w:rFonts w:cstheme="minorHAnsi"/>
                <w:sz w:val="20"/>
                <w:szCs w:val="20"/>
              </w:rPr>
            </w:pPr>
            <w:r>
              <w:rPr>
                <w:rFonts w:cstheme="minorHAnsi"/>
                <w:sz w:val="20"/>
                <w:szCs w:val="20"/>
              </w:rPr>
              <w:t>t</w:t>
            </w:r>
            <w:r w:rsidR="0098305F" w:rsidRPr="00534D30">
              <w:rPr>
                <w:rFonts w:cstheme="minorHAnsi"/>
                <w:sz w:val="20"/>
                <w:szCs w:val="20"/>
              </w:rPr>
              <w:t>itle or designation</w:t>
            </w:r>
          </w:p>
          <w:p w14:paraId="456404B1" w14:textId="28EB781F" w:rsidR="0098305F" w:rsidRDefault="00B967AD" w:rsidP="005D5434">
            <w:pPr>
              <w:pStyle w:val="ListParagraph"/>
              <w:numPr>
                <w:ilvl w:val="0"/>
                <w:numId w:val="36"/>
              </w:numPr>
              <w:spacing w:after="0" w:line="240" w:lineRule="auto"/>
              <w:rPr>
                <w:rFonts w:cstheme="minorHAnsi"/>
                <w:sz w:val="20"/>
                <w:szCs w:val="20"/>
              </w:rPr>
            </w:pPr>
            <w:r>
              <w:rPr>
                <w:rFonts w:cstheme="minorHAnsi"/>
                <w:sz w:val="20"/>
                <w:szCs w:val="20"/>
              </w:rPr>
              <w:t>p</w:t>
            </w:r>
            <w:r w:rsidR="0098305F">
              <w:rPr>
                <w:rFonts w:cstheme="minorHAnsi"/>
                <w:sz w:val="20"/>
                <w:szCs w:val="20"/>
              </w:rPr>
              <w:t>ostal address</w:t>
            </w:r>
            <w:bookmarkStart w:id="292" w:name="_GoBack"/>
            <w:bookmarkEnd w:id="292"/>
          </w:p>
          <w:p w14:paraId="7AFE1825" w14:textId="4D972CCA" w:rsidR="0098305F" w:rsidRDefault="00B967AD" w:rsidP="005D5434">
            <w:pPr>
              <w:pStyle w:val="ListParagraph"/>
              <w:numPr>
                <w:ilvl w:val="0"/>
                <w:numId w:val="36"/>
              </w:numPr>
              <w:spacing w:after="0" w:line="240" w:lineRule="auto"/>
              <w:rPr>
                <w:rFonts w:cstheme="minorHAnsi"/>
                <w:sz w:val="20"/>
                <w:szCs w:val="20"/>
              </w:rPr>
            </w:pPr>
            <w:r>
              <w:rPr>
                <w:rFonts w:cstheme="minorHAnsi"/>
                <w:sz w:val="20"/>
                <w:szCs w:val="20"/>
              </w:rPr>
              <w:t>a</w:t>
            </w:r>
            <w:r w:rsidR="0098305F">
              <w:rPr>
                <w:rFonts w:cstheme="minorHAnsi"/>
                <w:sz w:val="20"/>
                <w:szCs w:val="20"/>
              </w:rPr>
              <w:t xml:space="preserve"> dedicated  telephone number</w:t>
            </w:r>
          </w:p>
          <w:p w14:paraId="4F9D8498" w14:textId="31D30092" w:rsidR="0098305F" w:rsidRPr="005D5434" w:rsidRDefault="00B967AD" w:rsidP="005D5434">
            <w:pPr>
              <w:pStyle w:val="ListParagraph"/>
              <w:numPr>
                <w:ilvl w:val="0"/>
                <w:numId w:val="36"/>
              </w:numPr>
              <w:spacing w:after="0" w:line="240" w:lineRule="auto"/>
              <w:rPr>
                <w:rFonts w:cstheme="minorHAnsi"/>
                <w:sz w:val="20"/>
                <w:szCs w:val="20"/>
              </w:rPr>
            </w:pPr>
            <w:r>
              <w:rPr>
                <w:rFonts w:cstheme="minorHAnsi"/>
                <w:sz w:val="20"/>
                <w:szCs w:val="20"/>
              </w:rPr>
              <w:t>a</w:t>
            </w:r>
            <w:r w:rsidR="0098305F">
              <w:rPr>
                <w:rFonts w:cstheme="minorHAnsi"/>
                <w:sz w:val="20"/>
                <w:szCs w:val="20"/>
              </w:rPr>
              <w:t xml:space="preserve"> dedicated e</w:t>
            </w:r>
            <w:r w:rsidR="00A56CAD">
              <w:rPr>
                <w:rFonts w:cstheme="minorHAnsi"/>
                <w:sz w:val="20"/>
                <w:szCs w:val="20"/>
              </w:rPr>
              <w:t>-</w:t>
            </w:r>
            <w:r w:rsidR="0098305F">
              <w:rPr>
                <w:rFonts w:cstheme="minorHAnsi"/>
                <w:sz w:val="20"/>
                <w:szCs w:val="20"/>
              </w:rPr>
              <w:t xml:space="preserve">mail </w:t>
            </w:r>
            <w:proofErr w:type="gramStart"/>
            <w:r w:rsidR="0098305F">
              <w:rPr>
                <w:rFonts w:cstheme="minorHAnsi"/>
                <w:sz w:val="20"/>
                <w:szCs w:val="20"/>
              </w:rPr>
              <w:t>address</w:t>
            </w:r>
            <w:proofErr w:type="gramEnd"/>
          </w:p>
          <w:p w14:paraId="21BFB98E" w14:textId="42C96A7C" w:rsidR="0098305F" w:rsidRPr="005D5434" w:rsidRDefault="0098305F" w:rsidP="005D5434">
            <w:pPr>
              <w:pStyle w:val="ListParagraph"/>
              <w:spacing w:after="0" w:line="240" w:lineRule="auto"/>
              <w:rPr>
                <w:rFonts w:cstheme="minorHAnsi"/>
                <w:sz w:val="20"/>
                <w:szCs w:val="20"/>
              </w:rPr>
            </w:pPr>
          </w:p>
        </w:tc>
        <w:tc>
          <w:tcPr>
            <w:tcW w:w="3060" w:type="dxa"/>
          </w:tcPr>
          <w:p w14:paraId="533E40C5" w14:textId="77777777" w:rsidR="004E1975" w:rsidRDefault="004E1975" w:rsidP="00616E1A">
            <w:pPr>
              <w:contextualSpacing/>
              <w:jc w:val="both"/>
              <w:rPr>
                <w:rFonts w:ascii="Calibri" w:eastAsia="Calibri" w:hAnsi="Calibri" w:cs="Times New Roman"/>
                <w:bCs/>
                <w:color w:val="000000"/>
                <w:sz w:val="20"/>
                <w:szCs w:val="20"/>
                <w:lang w:val="en-US"/>
              </w:rPr>
            </w:pPr>
          </w:p>
          <w:p w14:paraId="1647AAA6" w14:textId="77777777" w:rsidR="004E1975" w:rsidRDefault="004E1975" w:rsidP="00616E1A">
            <w:pPr>
              <w:contextualSpacing/>
              <w:jc w:val="both"/>
              <w:rPr>
                <w:rFonts w:ascii="Calibri" w:eastAsia="Calibri" w:hAnsi="Calibri" w:cs="Times New Roman"/>
                <w:bCs/>
                <w:color w:val="000000"/>
                <w:sz w:val="20"/>
                <w:szCs w:val="20"/>
                <w:lang w:val="en-US"/>
              </w:rPr>
            </w:pPr>
          </w:p>
          <w:p w14:paraId="566A570E" w14:textId="6DEBFC7E" w:rsidR="004E1975" w:rsidRPr="0022142C" w:rsidRDefault="003A4DF6" w:rsidP="00616E1A">
            <w:pPr>
              <w:contextualSpacing/>
              <w:jc w:val="both"/>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Target Implementation Date:</w:t>
            </w:r>
          </w:p>
          <w:p w14:paraId="489A8921" w14:textId="77777777" w:rsidR="004E1975" w:rsidRPr="0022142C" w:rsidRDefault="004E1975" w:rsidP="00616E1A">
            <w:pPr>
              <w:contextualSpacing/>
              <w:jc w:val="both"/>
              <w:rPr>
                <w:rFonts w:ascii="Calibri" w:eastAsia="Calibri" w:hAnsi="Calibri" w:cs="Times New Roman"/>
                <w:bCs/>
                <w:color w:val="000000"/>
                <w:sz w:val="20"/>
                <w:szCs w:val="20"/>
                <w:lang w:val="en-US"/>
              </w:rPr>
            </w:pPr>
          </w:p>
          <w:p w14:paraId="6B8B970B" w14:textId="77777777" w:rsidR="004E1975" w:rsidRDefault="004E1975" w:rsidP="00616E1A">
            <w:pPr>
              <w:contextualSpacing/>
              <w:rPr>
                <w:rFonts w:ascii="Calibri" w:eastAsia="Calibri" w:hAnsi="Calibri" w:cs="Times New Roman"/>
                <w:bCs/>
                <w:color w:val="000000"/>
                <w:sz w:val="20"/>
                <w:szCs w:val="20"/>
                <w:lang w:val="en-US"/>
              </w:rPr>
            </w:pPr>
            <w:r w:rsidRPr="0022142C">
              <w:rPr>
                <w:rFonts w:ascii="Calibri" w:eastAsia="Calibri" w:hAnsi="Calibri" w:cs="Times New Roman"/>
                <w:bCs/>
                <w:color w:val="000000"/>
                <w:sz w:val="20"/>
                <w:szCs w:val="20"/>
                <w:lang w:val="en-US"/>
              </w:rPr>
              <w:t>Person Responsible</w:t>
            </w:r>
            <w:r>
              <w:rPr>
                <w:rFonts w:ascii="Calibri" w:eastAsia="Calibri" w:hAnsi="Calibri" w:cs="Times New Roman"/>
                <w:bCs/>
                <w:color w:val="000000"/>
                <w:sz w:val="20"/>
                <w:szCs w:val="20"/>
                <w:lang w:val="en-US"/>
              </w:rPr>
              <w:t>:</w:t>
            </w:r>
          </w:p>
          <w:p w14:paraId="117BAA24" w14:textId="5138A9F1" w:rsidR="0020543A" w:rsidRDefault="0020543A" w:rsidP="00616E1A">
            <w:pPr>
              <w:contextualSpacing/>
              <w:rPr>
                <w:rFonts w:ascii="Calibri" w:eastAsia="Calibri" w:hAnsi="Calibri" w:cs="Times New Roman"/>
                <w:bCs/>
                <w:color w:val="000000"/>
                <w:sz w:val="20"/>
                <w:szCs w:val="20"/>
                <w:lang w:val="en-US"/>
              </w:rPr>
            </w:pPr>
            <w:r>
              <w:rPr>
                <w:rFonts w:ascii="Calibri" w:eastAsia="Calibri" w:hAnsi="Calibri" w:cs="Times New Roman"/>
                <w:bCs/>
                <w:color w:val="000000"/>
                <w:sz w:val="20"/>
                <w:szCs w:val="20"/>
                <w:lang w:val="en-US"/>
              </w:rPr>
              <w:t xml:space="preserve">Ms. Ines Gay </w:t>
            </w:r>
            <w:proofErr w:type="spellStart"/>
            <w:r>
              <w:rPr>
                <w:rFonts w:ascii="Calibri" w:eastAsia="Calibri" w:hAnsi="Calibri" w:cs="Times New Roman"/>
                <w:bCs/>
                <w:color w:val="000000"/>
                <w:sz w:val="20"/>
                <w:szCs w:val="20"/>
                <w:lang w:val="en-US"/>
              </w:rPr>
              <w:t>Pecson</w:t>
            </w:r>
            <w:proofErr w:type="spellEnd"/>
            <w:r>
              <w:rPr>
                <w:rFonts w:ascii="Calibri" w:eastAsia="Calibri" w:hAnsi="Calibri" w:cs="Times New Roman"/>
                <w:bCs/>
                <w:color w:val="000000"/>
                <w:sz w:val="20"/>
                <w:szCs w:val="20"/>
                <w:lang w:val="en-US"/>
              </w:rPr>
              <w:t xml:space="preserve"> – Insurance and Non-Banking Department (INBD) Head</w:t>
            </w:r>
          </w:p>
          <w:p w14:paraId="43561C54" w14:textId="77777777" w:rsidR="004E1975" w:rsidRDefault="004E1975" w:rsidP="00616E1A">
            <w:pPr>
              <w:contextualSpacing/>
              <w:jc w:val="both"/>
              <w:rPr>
                <w:rFonts w:ascii="Calibri" w:eastAsia="Calibri" w:hAnsi="Calibri" w:cs="Times New Roman"/>
                <w:bCs/>
                <w:color w:val="000000"/>
                <w:sz w:val="20"/>
                <w:szCs w:val="20"/>
                <w:lang w:val="en-US"/>
              </w:rPr>
            </w:pPr>
          </w:p>
          <w:p w14:paraId="59899071" w14:textId="77777777" w:rsidR="004E1975" w:rsidRDefault="004E1975" w:rsidP="00616E1A">
            <w:pPr>
              <w:jc w:val="both"/>
            </w:pPr>
          </w:p>
        </w:tc>
      </w:tr>
    </w:tbl>
    <w:p w14:paraId="30B62A14" w14:textId="77777777" w:rsidR="00E24397" w:rsidRDefault="00E24397" w:rsidP="00E24397">
      <w:pPr>
        <w:rPr>
          <w:ins w:id="293" w:author="Paolo T. Parone" w:date="2018-07-30T12:57:00Z"/>
        </w:rPr>
      </w:pPr>
    </w:p>
    <w:p w14:paraId="59098F66" w14:textId="77777777" w:rsidR="00E24397" w:rsidRDefault="00E24397">
      <w:pPr>
        <w:spacing w:after="160" w:line="259" w:lineRule="auto"/>
        <w:rPr>
          <w:ins w:id="294" w:author="Paolo T. Parone" w:date="2018-07-30T12:57:00Z"/>
        </w:rPr>
      </w:pPr>
      <w:ins w:id="295" w:author="Paolo T. Parone" w:date="2018-07-30T12:57:00Z">
        <w:r>
          <w:br w:type="page"/>
        </w:r>
      </w:ins>
    </w:p>
    <w:p w14:paraId="43BE6282" w14:textId="577906DF" w:rsidR="00336FEA" w:rsidDel="00E24397" w:rsidRDefault="00336FEA">
      <w:pPr>
        <w:rPr>
          <w:del w:id="296" w:author="Paolo T. Parone" w:date="2018-07-30T12:57:00Z"/>
        </w:rPr>
      </w:pPr>
      <w:del w:id="297" w:author="Paolo T. Parone" w:date="2018-07-30T12:57:00Z">
        <w:r w:rsidDel="00E24397">
          <w:lastRenderedPageBreak/>
          <w:br w:type="page"/>
        </w:r>
      </w:del>
    </w:p>
    <w:p w14:paraId="6B3278DD" w14:textId="350B2B53" w:rsidR="00336FEA" w:rsidDel="00E24397" w:rsidRDefault="00336FEA" w:rsidP="00336FEA">
      <w:pPr>
        <w:rPr>
          <w:del w:id="298" w:author="Paolo T. Parone" w:date="2018-07-30T12:57:00Z"/>
        </w:rPr>
      </w:pPr>
    </w:p>
    <w:p w14:paraId="4945D6BD" w14:textId="3448CEAD" w:rsidR="00336FEA" w:rsidDel="00E24397" w:rsidRDefault="00336FEA">
      <w:pPr>
        <w:rPr>
          <w:del w:id="299" w:author="Paolo T. Parone" w:date="2018-07-30T12:57:00Z"/>
        </w:rPr>
        <w:pPrChange w:id="300" w:author="Paolo T. Parone" w:date="2018-07-30T12:57:00Z">
          <w:pPr>
            <w:spacing w:after="160" w:line="259" w:lineRule="auto"/>
          </w:pPr>
        </w:pPrChange>
      </w:pPr>
      <w:del w:id="301" w:author="Paolo T. Parone" w:date="2018-07-30T12:57:00Z">
        <w:r w:rsidDel="00E24397">
          <w:br w:type="page"/>
        </w:r>
      </w:del>
    </w:p>
    <w:tbl>
      <w:tblPr>
        <w:tblStyle w:val="TableGrid"/>
        <w:tblW w:w="15385" w:type="dxa"/>
        <w:tblLook w:val="04A0" w:firstRow="1" w:lastRow="0" w:firstColumn="1" w:lastColumn="0" w:noHBand="0" w:noVBand="1"/>
      </w:tblPr>
      <w:tblGrid>
        <w:gridCol w:w="2245"/>
        <w:gridCol w:w="2520"/>
        <w:gridCol w:w="2520"/>
        <w:gridCol w:w="5040"/>
        <w:gridCol w:w="3060"/>
      </w:tblGrid>
      <w:tr w:rsidR="00336FEA" w:rsidDel="00E24397" w14:paraId="180CB522" w14:textId="65D0F42D" w:rsidTr="00837F6A">
        <w:trPr>
          <w:trHeight w:val="288"/>
          <w:del w:id="302" w:author="Paolo T. Parone" w:date="2018-07-30T12:57:00Z"/>
        </w:trPr>
        <w:tc>
          <w:tcPr>
            <w:tcW w:w="2245" w:type="dxa"/>
            <w:tcBorders>
              <w:bottom w:val="single" w:sz="4" w:space="0" w:color="auto"/>
            </w:tcBorders>
            <w:vAlign w:val="center"/>
          </w:tcPr>
          <w:p w14:paraId="144DD941" w14:textId="497C4461" w:rsidR="00336FEA" w:rsidRPr="007F5F1D" w:rsidDel="00E24397" w:rsidRDefault="003B47B1">
            <w:pPr>
              <w:rPr>
                <w:del w:id="303" w:author="Paolo T. Parone" w:date="2018-07-30T12:57:00Z"/>
                <w:b/>
                <w:bCs/>
                <w:sz w:val="20"/>
                <w:szCs w:val="20"/>
                <w:u w:val="single"/>
              </w:rPr>
              <w:pPrChange w:id="304" w:author="Paolo T. Parone" w:date="2018-07-30T12:57:00Z">
                <w:pPr>
                  <w:tabs>
                    <w:tab w:val="left" w:pos="990"/>
                    <w:tab w:val="left" w:pos="1235"/>
                  </w:tabs>
                  <w:spacing w:after="0" w:line="240" w:lineRule="auto"/>
                  <w:jc w:val="center"/>
                </w:pPr>
              </w:pPrChange>
            </w:pPr>
            <w:del w:id="305" w:author="Paolo T. Parone" w:date="2018-07-30T12:57:00Z">
              <w:r w:rsidDel="00E24397">
                <w:rPr>
                  <w:b/>
                  <w:bCs/>
                  <w:sz w:val="20"/>
                  <w:szCs w:val="20"/>
                </w:rPr>
                <w:lastRenderedPageBreak/>
                <w:delText>14</w:delText>
              </w:r>
            </w:del>
          </w:p>
        </w:tc>
        <w:tc>
          <w:tcPr>
            <w:tcW w:w="13140" w:type="dxa"/>
            <w:gridSpan w:val="4"/>
            <w:tcBorders>
              <w:bottom w:val="single" w:sz="4" w:space="0" w:color="auto"/>
            </w:tcBorders>
            <w:vAlign w:val="center"/>
          </w:tcPr>
          <w:p w14:paraId="0994444B" w14:textId="33E15043" w:rsidR="00336FEA" w:rsidRPr="001B4C61" w:rsidDel="00E24397" w:rsidRDefault="00837F6A">
            <w:pPr>
              <w:rPr>
                <w:del w:id="306" w:author="Paolo T. Parone" w:date="2018-07-30T12:57:00Z"/>
                <w:b/>
                <w:sz w:val="20"/>
                <w:szCs w:val="20"/>
                <w:u w:val="single"/>
                <w:lang w:val="en-US"/>
              </w:rPr>
              <w:pPrChange w:id="307" w:author="Paolo T. Parone" w:date="2018-07-30T12:57:00Z">
                <w:pPr>
                  <w:tabs>
                    <w:tab w:val="left" w:pos="180"/>
                    <w:tab w:val="left" w:pos="990"/>
                  </w:tabs>
                  <w:spacing w:after="0" w:line="240" w:lineRule="auto"/>
                </w:pPr>
              </w:pPrChange>
            </w:pPr>
            <w:del w:id="308" w:author="Paolo T. Parone" w:date="2018-07-30T12:57:00Z">
              <w:r w:rsidDel="00E24397">
                <w:rPr>
                  <w:b/>
                  <w:sz w:val="20"/>
                  <w:szCs w:val="20"/>
                  <w:u w:val="single"/>
                  <w:lang w:val="en-US"/>
                </w:rPr>
                <w:delText>Transparency</w:delText>
              </w:r>
            </w:del>
          </w:p>
        </w:tc>
      </w:tr>
      <w:tr w:rsidR="00336FEA" w:rsidDel="00E24397" w14:paraId="66A20D2E" w14:textId="1F7C3AFE" w:rsidTr="00837F6A">
        <w:trPr>
          <w:trHeight w:val="72"/>
          <w:del w:id="309" w:author="Paolo T. Parone" w:date="2018-07-30T12:57:00Z"/>
        </w:trPr>
        <w:tc>
          <w:tcPr>
            <w:tcW w:w="15385" w:type="dxa"/>
            <w:gridSpan w:val="5"/>
            <w:tcBorders>
              <w:top w:val="single" w:sz="4" w:space="0" w:color="auto"/>
              <w:left w:val="nil"/>
              <w:bottom w:val="single" w:sz="4" w:space="0" w:color="auto"/>
              <w:right w:val="nil"/>
            </w:tcBorders>
          </w:tcPr>
          <w:p w14:paraId="3A8DA28F" w14:textId="1C345A63" w:rsidR="00336FEA" w:rsidRPr="00C53824" w:rsidDel="00E24397" w:rsidRDefault="00336FEA">
            <w:pPr>
              <w:rPr>
                <w:del w:id="310" w:author="Paolo T. Parone" w:date="2018-07-30T12:57:00Z"/>
                <w:sz w:val="2"/>
              </w:rPr>
              <w:pPrChange w:id="311" w:author="Paolo T. Parone" w:date="2018-07-30T12:57:00Z">
                <w:pPr>
                  <w:spacing w:after="0" w:line="240" w:lineRule="auto"/>
                </w:pPr>
              </w:pPrChange>
            </w:pPr>
          </w:p>
        </w:tc>
      </w:tr>
      <w:tr w:rsidR="00336FEA" w:rsidRPr="008178B2" w:rsidDel="00E24397" w14:paraId="5025768B" w14:textId="12B4D113" w:rsidTr="00837F6A">
        <w:trPr>
          <w:trHeight w:val="288"/>
          <w:del w:id="312" w:author="Paolo T. Parone" w:date="2018-07-30T12:57:00Z"/>
        </w:trPr>
        <w:tc>
          <w:tcPr>
            <w:tcW w:w="15385" w:type="dxa"/>
            <w:gridSpan w:val="5"/>
            <w:tcBorders>
              <w:top w:val="single" w:sz="4" w:space="0" w:color="auto"/>
              <w:bottom w:val="single" w:sz="4" w:space="0" w:color="auto"/>
            </w:tcBorders>
            <w:vAlign w:val="center"/>
          </w:tcPr>
          <w:p w14:paraId="71E0979E" w14:textId="6789209B" w:rsidR="00336FEA" w:rsidRPr="00780539" w:rsidDel="00E24397" w:rsidRDefault="003B47B1">
            <w:pPr>
              <w:rPr>
                <w:del w:id="313" w:author="Paolo T. Parone" w:date="2018-07-30T12:57:00Z"/>
                <w:sz w:val="20"/>
                <w:szCs w:val="20"/>
                <w:lang w:val="en-US"/>
              </w:rPr>
              <w:pPrChange w:id="314" w:author="Paolo T. Parone" w:date="2018-07-30T12:57:00Z">
                <w:pPr>
                  <w:tabs>
                    <w:tab w:val="left" w:pos="180"/>
                    <w:tab w:val="left" w:pos="990"/>
                  </w:tabs>
                  <w:spacing w:after="0" w:line="240" w:lineRule="auto"/>
                </w:pPr>
              </w:pPrChange>
            </w:pPr>
            <w:del w:id="315" w:author="Paolo T. Parone" w:date="2018-07-30T12:57:00Z">
              <w:r w:rsidDel="00E24397">
                <w:rPr>
                  <w:sz w:val="20"/>
                  <w:szCs w:val="20"/>
                  <w:lang w:val="en-US"/>
                </w:rPr>
                <w:delText xml:space="preserve">Risk of </w:delText>
              </w:r>
              <w:r w:rsidR="00837F6A" w:rsidDel="00E24397">
                <w:rPr>
                  <w:sz w:val="20"/>
                  <w:szCs w:val="20"/>
                  <w:lang w:val="en-US"/>
                </w:rPr>
                <w:delText>arising transparency issue due to absence of banner or notification to employees that their activity within the Cooperative’s VPN is monitored</w:delText>
              </w:r>
            </w:del>
          </w:p>
        </w:tc>
      </w:tr>
      <w:tr w:rsidR="00336FEA" w:rsidDel="00E24397" w14:paraId="6AD3871F" w14:textId="7CDD2ACF" w:rsidTr="00837F6A">
        <w:trPr>
          <w:trHeight w:val="20"/>
          <w:del w:id="316" w:author="Paolo T. Parone" w:date="2018-07-30T12:57:00Z"/>
        </w:trPr>
        <w:tc>
          <w:tcPr>
            <w:tcW w:w="4765" w:type="dxa"/>
            <w:gridSpan w:val="2"/>
            <w:tcBorders>
              <w:top w:val="single" w:sz="4" w:space="0" w:color="auto"/>
            </w:tcBorders>
            <w:vAlign w:val="center"/>
          </w:tcPr>
          <w:p w14:paraId="48418CC9" w14:textId="5B3BB681" w:rsidR="00336FEA" w:rsidRPr="00C53824" w:rsidDel="00E24397" w:rsidRDefault="00336FEA">
            <w:pPr>
              <w:rPr>
                <w:del w:id="317" w:author="Paolo T. Parone" w:date="2018-07-30T12:57:00Z"/>
                <w:b/>
                <w:sz w:val="20"/>
                <w:szCs w:val="20"/>
              </w:rPr>
              <w:pPrChange w:id="318" w:author="Paolo T. Parone" w:date="2018-07-30T12:57:00Z">
                <w:pPr>
                  <w:spacing w:after="0" w:line="240" w:lineRule="auto"/>
                  <w:jc w:val="center"/>
                </w:pPr>
              </w:pPrChange>
            </w:pPr>
            <w:del w:id="319" w:author="Paolo T. Parone" w:date="2018-07-30T12:57:00Z">
              <w:r w:rsidRPr="00C53824" w:rsidDel="00E24397">
                <w:rPr>
                  <w:b/>
                  <w:sz w:val="20"/>
                  <w:szCs w:val="20"/>
                </w:rPr>
                <w:delText>Threat / Vulnerability</w:delText>
              </w:r>
            </w:del>
          </w:p>
        </w:tc>
        <w:tc>
          <w:tcPr>
            <w:tcW w:w="2520" w:type="dxa"/>
            <w:tcBorders>
              <w:top w:val="single" w:sz="4" w:space="0" w:color="auto"/>
            </w:tcBorders>
            <w:vAlign w:val="center"/>
          </w:tcPr>
          <w:p w14:paraId="15C2D024" w14:textId="409B6827" w:rsidR="00336FEA" w:rsidRPr="00C53824" w:rsidDel="00E24397" w:rsidRDefault="00336FEA">
            <w:pPr>
              <w:rPr>
                <w:del w:id="320" w:author="Paolo T. Parone" w:date="2018-07-30T12:57:00Z"/>
                <w:b/>
                <w:sz w:val="20"/>
                <w:szCs w:val="20"/>
              </w:rPr>
              <w:pPrChange w:id="321" w:author="Paolo T. Parone" w:date="2018-07-30T12:57:00Z">
                <w:pPr>
                  <w:spacing w:after="0" w:line="240" w:lineRule="auto"/>
                  <w:jc w:val="center"/>
                </w:pPr>
              </w:pPrChange>
            </w:pPr>
            <w:del w:id="322" w:author="Paolo T. Parone" w:date="2018-07-30T12:57:00Z">
              <w:r w:rsidRPr="00C53824" w:rsidDel="00E24397">
                <w:rPr>
                  <w:b/>
                  <w:sz w:val="20"/>
                  <w:szCs w:val="20"/>
                </w:rPr>
                <w:delText>Control / Mitigating Circumstances</w:delText>
              </w:r>
            </w:del>
          </w:p>
        </w:tc>
        <w:tc>
          <w:tcPr>
            <w:tcW w:w="5040" w:type="dxa"/>
            <w:tcBorders>
              <w:top w:val="single" w:sz="4" w:space="0" w:color="auto"/>
            </w:tcBorders>
            <w:vAlign w:val="center"/>
          </w:tcPr>
          <w:p w14:paraId="6DB7B5BD" w14:textId="46DF3B94" w:rsidR="00336FEA" w:rsidRPr="00C53824" w:rsidDel="00E24397" w:rsidRDefault="00336FEA">
            <w:pPr>
              <w:rPr>
                <w:del w:id="323" w:author="Paolo T. Parone" w:date="2018-07-30T12:57:00Z"/>
                <w:b/>
                <w:sz w:val="20"/>
                <w:szCs w:val="20"/>
              </w:rPr>
              <w:pPrChange w:id="324" w:author="Paolo T. Parone" w:date="2018-07-30T12:57:00Z">
                <w:pPr>
                  <w:spacing w:after="0" w:line="240" w:lineRule="auto"/>
                  <w:jc w:val="center"/>
                </w:pPr>
              </w:pPrChange>
            </w:pPr>
            <w:del w:id="325" w:author="Paolo T. Parone" w:date="2018-07-30T12:57:00Z">
              <w:r w:rsidRPr="00C53824" w:rsidDel="00E24397">
                <w:rPr>
                  <w:b/>
                  <w:sz w:val="20"/>
                  <w:szCs w:val="20"/>
                </w:rPr>
                <w:delText>Recommendation</w:delText>
              </w:r>
            </w:del>
          </w:p>
        </w:tc>
        <w:tc>
          <w:tcPr>
            <w:tcW w:w="3060" w:type="dxa"/>
            <w:tcBorders>
              <w:top w:val="single" w:sz="4" w:space="0" w:color="auto"/>
            </w:tcBorders>
            <w:vAlign w:val="center"/>
          </w:tcPr>
          <w:p w14:paraId="3BC40A7F" w14:textId="20F89E49" w:rsidR="00336FEA" w:rsidRPr="00C53824" w:rsidDel="00E24397" w:rsidRDefault="00336FEA">
            <w:pPr>
              <w:rPr>
                <w:del w:id="326" w:author="Paolo T. Parone" w:date="2018-07-30T12:57:00Z"/>
                <w:b/>
                <w:sz w:val="20"/>
                <w:szCs w:val="20"/>
              </w:rPr>
              <w:pPrChange w:id="327" w:author="Paolo T. Parone" w:date="2018-07-30T12:57:00Z">
                <w:pPr>
                  <w:spacing w:after="0" w:line="240" w:lineRule="auto"/>
                  <w:jc w:val="center"/>
                </w:pPr>
              </w:pPrChange>
            </w:pPr>
            <w:del w:id="328" w:author="Paolo T. Parone" w:date="2018-07-30T12:57:00Z">
              <w:r w:rsidRPr="00C53824" w:rsidDel="00E24397">
                <w:rPr>
                  <w:b/>
                  <w:sz w:val="20"/>
                  <w:szCs w:val="20"/>
                </w:rPr>
                <w:delText>Action Plan</w:delText>
              </w:r>
            </w:del>
          </w:p>
        </w:tc>
      </w:tr>
      <w:tr w:rsidR="00336FEA" w:rsidDel="00E24397" w14:paraId="2F234B99" w14:textId="23C3B8C9" w:rsidTr="00837F6A">
        <w:trPr>
          <w:trHeight w:val="4184"/>
          <w:del w:id="329" w:author="Paolo T. Parone" w:date="2018-07-30T12:57:00Z"/>
        </w:trPr>
        <w:tc>
          <w:tcPr>
            <w:tcW w:w="4765" w:type="dxa"/>
            <w:gridSpan w:val="2"/>
          </w:tcPr>
          <w:p w14:paraId="4FF39A0F" w14:textId="2C7CD533" w:rsidR="00336FEA" w:rsidDel="00E24397" w:rsidRDefault="00336FEA">
            <w:pPr>
              <w:rPr>
                <w:del w:id="330" w:author="Paolo T. Parone" w:date="2018-07-30T12:57:00Z"/>
                <w:b/>
                <w:u w:val="single"/>
              </w:rPr>
              <w:pPrChange w:id="331" w:author="Paolo T. Parone" w:date="2018-07-30T12:57:00Z">
                <w:pPr>
                  <w:jc w:val="both"/>
                </w:pPr>
              </w:pPrChange>
            </w:pPr>
            <w:del w:id="332" w:author="Paolo T. Parone" w:date="2018-07-30T12:57:00Z">
              <w:r w:rsidRPr="006074E1" w:rsidDel="00E24397">
                <w:rPr>
                  <w:b/>
                  <w:u w:val="single"/>
                </w:rPr>
                <w:delText>Threat</w:delText>
              </w:r>
            </w:del>
          </w:p>
          <w:p w14:paraId="6834DF2A" w14:textId="7E5F8C7F" w:rsidR="00837F6A" w:rsidRPr="006D074C" w:rsidDel="00E24397" w:rsidRDefault="00837F6A">
            <w:pPr>
              <w:rPr>
                <w:del w:id="333" w:author="Paolo T. Parone" w:date="2018-07-30T12:57:00Z"/>
                <w:sz w:val="20"/>
                <w:szCs w:val="20"/>
              </w:rPr>
              <w:pPrChange w:id="334" w:author="Paolo T. Parone" w:date="2018-07-30T12:57:00Z">
                <w:pPr>
                  <w:jc w:val="both"/>
                </w:pPr>
              </w:pPrChange>
            </w:pPr>
            <w:del w:id="335" w:author="Paolo T. Parone" w:date="2018-07-30T12:57:00Z">
              <w:r w:rsidRPr="006D074C" w:rsidDel="00E24397">
                <w:rPr>
                  <w:sz w:val="20"/>
                  <w:szCs w:val="20"/>
                </w:rPr>
                <w:delText>Embarrassment of breaches, harassment / spam.</w:delText>
              </w:r>
            </w:del>
          </w:p>
          <w:p w14:paraId="34FD4800" w14:textId="7083F5CC" w:rsidR="00336FEA" w:rsidDel="00E24397" w:rsidRDefault="00336FEA">
            <w:pPr>
              <w:rPr>
                <w:del w:id="336" w:author="Paolo T. Parone" w:date="2018-07-30T12:57:00Z"/>
                <w:b/>
                <w:u w:val="single"/>
              </w:rPr>
              <w:pPrChange w:id="337" w:author="Paolo T. Parone" w:date="2018-07-30T12:57:00Z">
                <w:pPr>
                  <w:jc w:val="both"/>
                </w:pPr>
              </w:pPrChange>
            </w:pPr>
            <w:del w:id="338" w:author="Paolo T. Parone" w:date="2018-07-30T12:57:00Z">
              <w:r w:rsidRPr="006074E1" w:rsidDel="00E24397">
                <w:rPr>
                  <w:b/>
                  <w:u w:val="single"/>
                </w:rPr>
                <w:delText>Vulnerability</w:delText>
              </w:r>
            </w:del>
          </w:p>
          <w:p w14:paraId="73BFF94B" w14:textId="15030734" w:rsidR="00336FEA" w:rsidDel="00E24397" w:rsidRDefault="00837F6A">
            <w:pPr>
              <w:rPr>
                <w:del w:id="339" w:author="Paolo T. Parone" w:date="2018-07-30T12:57:00Z"/>
                <w:sz w:val="20"/>
                <w:szCs w:val="20"/>
              </w:rPr>
              <w:pPrChange w:id="340" w:author="Paolo T. Parone" w:date="2018-07-30T12:57:00Z">
                <w:pPr>
                  <w:jc w:val="both"/>
                </w:pPr>
              </w:pPrChange>
            </w:pPr>
            <w:del w:id="341" w:author="Paolo T. Parone" w:date="2018-07-30T12:57:00Z">
              <w:r w:rsidDel="00E24397">
                <w:rPr>
                  <w:sz w:val="20"/>
                  <w:szCs w:val="20"/>
                </w:rPr>
                <w:delText xml:space="preserve">Absence of formal statement or notification to employees regarding the monitoring of the ITD of </w:delText>
              </w:r>
              <w:r w:rsidR="00534D30" w:rsidDel="00E24397">
                <w:rPr>
                  <w:sz w:val="20"/>
                  <w:szCs w:val="20"/>
                </w:rPr>
                <w:delText xml:space="preserve">the employee’s </w:delText>
              </w:r>
              <w:r w:rsidDel="00E24397">
                <w:rPr>
                  <w:sz w:val="20"/>
                  <w:szCs w:val="20"/>
                </w:rPr>
                <w:delText>terminal/workstation activit</w:delText>
              </w:r>
              <w:r w:rsidR="00534D30" w:rsidDel="00E24397">
                <w:rPr>
                  <w:sz w:val="20"/>
                  <w:szCs w:val="20"/>
                </w:rPr>
                <w:delText>ies</w:delText>
              </w:r>
              <w:r w:rsidDel="00E24397">
                <w:rPr>
                  <w:sz w:val="20"/>
                  <w:szCs w:val="20"/>
                </w:rPr>
                <w:delText xml:space="preserve"> within the Cooperative VPN</w:delText>
              </w:r>
              <w:r w:rsidR="00534D30" w:rsidDel="00E24397">
                <w:rPr>
                  <w:sz w:val="20"/>
                  <w:szCs w:val="20"/>
                </w:rPr>
                <w:delText xml:space="preserve"> (e.g., access to different websites)</w:delText>
              </w:r>
            </w:del>
          </w:p>
          <w:p w14:paraId="26CBB586" w14:textId="575EEF55" w:rsidR="00336FEA" w:rsidRPr="006074E1" w:rsidDel="00E24397" w:rsidRDefault="00336FEA">
            <w:pPr>
              <w:rPr>
                <w:del w:id="342" w:author="Paolo T. Parone" w:date="2018-07-30T12:57:00Z"/>
                <w:b/>
                <w:u w:val="single"/>
              </w:rPr>
              <w:pPrChange w:id="343" w:author="Paolo T. Parone" w:date="2018-07-30T12:57:00Z">
                <w:pPr>
                  <w:jc w:val="both"/>
                </w:pPr>
              </w:pPrChange>
            </w:pPr>
            <w:del w:id="344" w:author="Paolo T. Parone" w:date="2018-07-30T12:57:00Z">
              <w:r w:rsidRPr="0037535D" w:rsidDel="00E24397">
                <w:rPr>
                  <w:sz w:val="20"/>
                  <w:szCs w:val="20"/>
                </w:rPr>
                <w:delText>Please refer to</w:delText>
              </w:r>
              <w:r w:rsidDel="00E24397">
                <w:rPr>
                  <w:sz w:val="20"/>
                  <w:szCs w:val="20"/>
                </w:rPr>
                <w:delText xml:space="preserve"> DPA IRR Sec. 18 par. a.</w:delText>
              </w:r>
            </w:del>
          </w:p>
          <w:p w14:paraId="6FFF9225" w14:textId="70107541" w:rsidR="00336FEA" w:rsidDel="00E24397" w:rsidRDefault="00336FEA">
            <w:pPr>
              <w:rPr>
                <w:del w:id="345" w:author="Paolo T. Parone" w:date="2018-07-30T12:57:00Z"/>
                <w:sz w:val="20"/>
                <w:szCs w:val="20"/>
              </w:rPr>
              <w:pPrChange w:id="346" w:author="Paolo T. Parone" w:date="2018-07-30T12:57:00Z">
                <w:pPr>
                  <w:jc w:val="both"/>
                </w:pPr>
              </w:pPrChange>
            </w:pPr>
          </w:p>
          <w:p w14:paraId="3A9685AF" w14:textId="426F3599" w:rsidR="00336FEA" w:rsidRPr="007F5F1D" w:rsidDel="00E24397" w:rsidRDefault="00336FEA">
            <w:pPr>
              <w:rPr>
                <w:del w:id="347" w:author="Paolo T. Parone" w:date="2018-07-30T12:57:00Z"/>
                <w:b/>
                <w:u w:val="single"/>
              </w:rPr>
              <w:pPrChange w:id="348" w:author="Paolo T. Parone" w:date="2018-07-30T12:57:00Z">
                <w:pPr>
                  <w:jc w:val="both"/>
                </w:pPr>
              </w:pPrChange>
            </w:pPr>
          </w:p>
        </w:tc>
        <w:tc>
          <w:tcPr>
            <w:tcW w:w="2520" w:type="dxa"/>
          </w:tcPr>
          <w:p w14:paraId="3B936829" w14:textId="3F681981" w:rsidR="00336FEA" w:rsidDel="00E24397" w:rsidRDefault="00336FEA">
            <w:pPr>
              <w:rPr>
                <w:del w:id="349" w:author="Paolo T. Parone" w:date="2018-07-30T12:57:00Z"/>
                <w:sz w:val="20"/>
                <w:szCs w:val="20"/>
              </w:rPr>
              <w:pPrChange w:id="350" w:author="Paolo T. Parone" w:date="2018-07-30T12:57:00Z">
                <w:pPr>
                  <w:jc w:val="both"/>
                </w:pPr>
              </w:pPrChange>
            </w:pPr>
          </w:p>
          <w:p w14:paraId="748754A1" w14:textId="4AC533F1" w:rsidR="00336FEA" w:rsidDel="00E24397" w:rsidRDefault="00837F6A">
            <w:pPr>
              <w:rPr>
                <w:del w:id="351" w:author="Paolo T. Parone" w:date="2018-07-30T12:57:00Z"/>
                <w:sz w:val="20"/>
                <w:szCs w:val="20"/>
              </w:rPr>
              <w:pPrChange w:id="352" w:author="Paolo T. Parone" w:date="2018-07-30T12:57:00Z">
                <w:pPr>
                  <w:jc w:val="both"/>
                </w:pPr>
              </w:pPrChange>
            </w:pPr>
            <w:del w:id="353" w:author="Paolo T. Parone" w:date="2018-07-30T12:57:00Z">
              <w:r w:rsidDel="00E24397">
                <w:rPr>
                  <w:sz w:val="20"/>
                  <w:szCs w:val="20"/>
                </w:rPr>
                <w:delText>Verbal notification on orientation of new employees is practiced.</w:delText>
              </w:r>
            </w:del>
          </w:p>
          <w:p w14:paraId="06C6ABD0" w14:textId="0A667301" w:rsidR="00336FEA" w:rsidDel="00E24397" w:rsidRDefault="00336FEA">
            <w:pPr>
              <w:rPr>
                <w:del w:id="354" w:author="Paolo T. Parone" w:date="2018-07-30T12:57:00Z"/>
              </w:rPr>
              <w:pPrChange w:id="355" w:author="Paolo T. Parone" w:date="2018-07-30T12:57:00Z">
                <w:pPr>
                  <w:jc w:val="both"/>
                </w:pPr>
              </w:pPrChange>
            </w:pPr>
          </w:p>
        </w:tc>
        <w:tc>
          <w:tcPr>
            <w:tcW w:w="5040" w:type="dxa"/>
          </w:tcPr>
          <w:p w14:paraId="0EB9FFB1" w14:textId="040834BD" w:rsidR="00336FEA" w:rsidDel="00E24397" w:rsidRDefault="00336FEA">
            <w:pPr>
              <w:rPr>
                <w:del w:id="356" w:author="Paolo T. Parone" w:date="2018-07-30T12:57:00Z"/>
                <w:b/>
                <w:sz w:val="20"/>
                <w:szCs w:val="20"/>
                <w:u w:val="single"/>
              </w:rPr>
              <w:pPrChange w:id="357" w:author="Paolo T. Parone" w:date="2018-07-30T12:57:00Z">
                <w:pPr>
                  <w:tabs>
                    <w:tab w:val="left" w:pos="990"/>
                  </w:tabs>
                </w:pPr>
              </w:pPrChange>
            </w:pPr>
            <w:del w:id="358" w:author="Paolo T. Parone" w:date="2018-07-30T12:57:00Z">
              <w:r w:rsidDel="00E24397">
                <w:rPr>
                  <w:b/>
                  <w:sz w:val="20"/>
                  <w:szCs w:val="20"/>
                  <w:u w:val="single"/>
                </w:rPr>
                <w:delText xml:space="preserve">Organizational </w:delText>
              </w:r>
              <w:r w:rsidRPr="00F653DB" w:rsidDel="00E24397">
                <w:rPr>
                  <w:b/>
                  <w:sz w:val="20"/>
                  <w:szCs w:val="20"/>
                  <w:u w:val="single"/>
                </w:rPr>
                <w:delText>Measures</w:delText>
              </w:r>
            </w:del>
          </w:p>
          <w:p w14:paraId="1113E642" w14:textId="1250ADCF" w:rsidR="00336FEA" w:rsidRPr="006D074C" w:rsidDel="00E24397" w:rsidRDefault="00837F6A">
            <w:pPr>
              <w:rPr>
                <w:del w:id="359" w:author="Paolo T. Parone" w:date="2018-07-30T12:57:00Z"/>
                <w:sz w:val="20"/>
                <w:szCs w:val="20"/>
              </w:rPr>
              <w:pPrChange w:id="360" w:author="Paolo T. Parone" w:date="2018-07-30T12:57:00Z">
                <w:pPr>
                  <w:spacing w:after="0" w:line="240" w:lineRule="auto"/>
                  <w:jc w:val="both"/>
                </w:pPr>
              </w:pPrChange>
            </w:pPr>
            <w:del w:id="361" w:author="Paolo T. Parone" w:date="2018-07-30T12:57:00Z">
              <w:r w:rsidDel="00E24397">
                <w:rPr>
                  <w:sz w:val="20"/>
                  <w:szCs w:val="20"/>
                </w:rPr>
                <w:delText>Integrate into the “Acceptable Use” a statement to notify the employee that the ITD is monitoring their activity inside the Cooperative VPN.</w:delText>
              </w:r>
            </w:del>
          </w:p>
          <w:p w14:paraId="43FC05FF" w14:textId="3C288889" w:rsidR="00336FEA" w:rsidDel="00E24397" w:rsidRDefault="00336FEA">
            <w:pPr>
              <w:rPr>
                <w:del w:id="362" w:author="Paolo T. Parone" w:date="2018-07-30T12:57:00Z"/>
                <w:sz w:val="20"/>
                <w:szCs w:val="20"/>
              </w:rPr>
              <w:pPrChange w:id="363" w:author="Paolo T. Parone" w:date="2018-07-30T12:57:00Z">
                <w:pPr>
                  <w:spacing w:after="0" w:line="240" w:lineRule="auto"/>
                </w:pPr>
              </w:pPrChange>
            </w:pPr>
          </w:p>
          <w:p w14:paraId="772A7478" w14:textId="50000351" w:rsidR="00534D30" w:rsidRPr="005D5434" w:rsidDel="00E24397" w:rsidRDefault="00DD1695">
            <w:pPr>
              <w:rPr>
                <w:del w:id="364" w:author="Paolo T. Parone" w:date="2018-07-30T12:57:00Z"/>
                <w:b/>
                <w:sz w:val="20"/>
                <w:szCs w:val="20"/>
                <w:u w:val="single"/>
              </w:rPr>
              <w:pPrChange w:id="365" w:author="Paolo T. Parone" w:date="2018-07-30T12:57:00Z">
                <w:pPr>
                  <w:spacing w:after="0" w:line="240" w:lineRule="auto"/>
                </w:pPr>
              </w:pPrChange>
            </w:pPr>
            <w:del w:id="366" w:author="Paolo T. Parone" w:date="2018-07-30T12:57:00Z">
              <w:r w:rsidRPr="00DD1695" w:rsidDel="00E24397">
                <w:rPr>
                  <w:b/>
                  <w:sz w:val="20"/>
                  <w:szCs w:val="20"/>
                  <w:u w:val="single"/>
                </w:rPr>
                <w:delText>Physical and Technical Measures</w:delText>
              </w:r>
            </w:del>
          </w:p>
          <w:p w14:paraId="5A26FB67" w14:textId="2B8C14CA" w:rsidR="00DD1695" w:rsidDel="00E24397" w:rsidRDefault="00DD1695">
            <w:pPr>
              <w:rPr>
                <w:del w:id="367" w:author="Paolo T. Parone" w:date="2018-07-30T12:57:00Z"/>
                <w:sz w:val="20"/>
                <w:szCs w:val="20"/>
              </w:rPr>
              <w:pPrChange w:id="368" w:author="Paolo T. Parone" w:date="2018-07-30T12:57:00Z">
                <w:pPr>
                  <w:spacing w:after="0" w:line="240" w:lineRule="auto"/>
                </w:pPr>
              </w:pPrChange>
            </w:pPr>
          </w:p>
          <w:p w14:paraId="43753CFB" w14:textId="42BE19CC" w:rsidR="00DD1695" w:rsidRPr="005D5434" w:rsidDel="00E24397" w:rsidRDefault="00DD1695">
            <w:pPr>
              <w:rPr>
                <w:del w:id="369" w:author="Paolo T. Parone" w:date="2018-07-30T12:57:00Z"/>
                <w:sz w:val="20"/>
                <w:szCs w:val="20"/>
              </w:rPr>
              <w:pPrChange w:id="370" w:author="Paolo T. Parone" w:date="2018-07-30T12:57:00Z">
                <w:pPr>
                  <w:spacing w:after="0" w:line="240" w:lineRule="auto"/>
                </w:pPr>
              </w:pPrChange>
            </w:pPr>
            <w:del w:id="371" w:author="Paolo T. Parone" w:date="2018-07-30T12:57:00Z">
              <w:r w:rsidRPr="00B63A32" w:rsidDel="00E24397">
                <w:rPr>
                  <w:sz w:val="20"/>
                  <w:szCs w:val="20"/>
                </w:rPr>
                <w:delText>Ensure placement of notice / banner pertaining to log-on banners on Company computers and laptops. This will give awareness to employees that their activities are being monitored</w:delText>
              </w:r>
              <w:r w:rsidDel="00E24397">
                <w:rPr>
                  <w:sz w:val="20"/>
                  <w:szCs w:val="20"/>
                </w:rPr>
                <w:delText xml:space="preserve"> by the Cooperative</w:delText>
              </w:r>
              <w:r w:rsidRPr="00B63A32" w:rsidDel="00E24397">
                <w:rPr>
                  <w:sz w:val="20"/>
                  <w:szCs w:val="20"/>
                </w:rPr>
                <w:delText>.</w:delText>
              </w:r>
            </w:del>
          </w:p>
        </w:tc>
        <w:tc>
          <w:tcPr>
            <w:tcW w:w="3060" w:type="dxa"/>
          </w:tcPr>
          <w:p w14:paraId="03B13C35" w14:textId="11F07C4E" w:rsidR="00336FEA" w:rsidDel="00E24397" w:rsidRDefault="00336FEA">
            <w:pPr>
              <w:rPr>
                <w:del w:id="372" w:author="Paolo T. Parone" w:date="2018-07-30T12:57:00Z"/>
                <w:rFonts w:ascii="Calibri" w:eastAsia="Calibri" w:hAnsi="Calibri" w:cs="Times New Roman"/>
                <w:bCs/>
                <w:color w:val="000000"/>
                <w:sz w:val="20"/>
                <w:szCs w:val="20"/>
                <w:lang w:val="en-US"/>
              </w:rPr>
              <w:pPrChange w:id="373" w:author="Paolo T. Parone" w:date="2018-07-30T12:57:00Z">
                <w:pPr>
                  <w:contextualSpacing/>
                  <w:jc w:val="both"/>
                </w:pPr>
              </w:pPrChange>
            </w:pPr>
          </w:p>
          <w:p w14:paraId="415F7A9F" w14:textId="51DD83F7" w:rsidR="00336FEA" w:rsidDel="00E24397" w:rsidRDefault="00336FEA">
            <w:pPr>
              <w:rPr>
                <w:del w:id="374" w:author="Paolo T. Parone" w:date="2018-07-30T12:57:00Z"/>
                <w:rFonts w:ascii="Calibri" w:eastAsia="Calibri" w:hAnsi="Calibri" w:cs="Times New Roman"/>
                <w:bCs/>
                <w:color w:val="000000"/>
                <w:sz w:val="20"/>
                <w:szCs w:val="20"/>
                <w:lang w:val="en-US"/>
              </w:rPr>
              <w:pPrChange w:id="375" w:author="Paolo T. Parone" w:date="2018-07-30T12:57:00Z">
                <w:pPr>
                  <w:contextualSpacing/>
                  <w:jc w:val="both"/>
                </w:pPr>
              </w:pPrChange>
            </w:pPr>
          </w:p>
          <w:p w14:paraId="06EFF68A" w14:textId="746B2BC6" w:rsidR="00336FEA" w:rsidRPr="0022142C" w:rsidDel="00E24397" w:rsidRDefault="00336FEA">
            <w:pPr>
              <w:rPr>
                <w:del w:id="376" w:author="Paolo T. Parone" w:date="2018-07-30T12:57:00Z"/>
                <w:rFonts w:ascii="Calibri" w:eastAsia="Calibri" w:hAnsi="Calibri" w:cs="Times New Roman"/>
                <w:bCs/>
                <w:color w:val="000000"/>
                <w:sz w:val="20"/>
                <w:szCs w:val="20"/>
                <w:lang w:val="en-US"/>
              </w:rPr>
              <w:pPrChange w:id="377" w:author="Paolo T. Parone" w:date="2018-07-30T12:57:00Z">
                <w:pPr>
                  <w:contextualSpacing/>
                  <w:jc w:val="both"/>
                </w:pPr>
              </w:pPrChange>
            </w:pPr>
            <w:del w:id="378" w:author="Paolo T. Parone" w:date="2018-07-30T12:57:00Z">
              <w:r w:rsidDel="00E24397">
                <w:rPr>
                  <w:rFonts w:ascii="Calibri" w:eastAsia="Calibri" w:hAnsi="Calibri" w:cs="Times New Roman"/>
                  <w:bCs/>
                  <w:color w:val="000000"/>
                  <w:sz w:val="20"/>
                  <w:szCs w:val="20"/>
                  <w:lang w:val="en-US"/>
                </w:rPr>
                <w:delText>Target Implementation Date:</w:delText>
              </w:r>
            </w:del>
          </w:p>
          <w:p w14:paraId="3ED1B844" w14:textId="671B95D8" w:rsidR="00336FEA" w:rsidRPr="0022142C" w:rsidDel="00E24397" w:rsidRDefault="008D1DF4">
            <w:pPr>
              <w:rPr>
                <w:del w:id="379" w:author="Paolo T. Parone" w:date="2018-07-30T12:57:00Z"/>
                <w:rFonts w:ascii="Calibri" w:eastAsia="Calibri" w:hAnsi="Calibri" w:cs="Times New Roman"/>
                <w:bCs/>
                <w:color w:val="000000"/>
                <w:sz w:val="20"/>
                <w:szCs w:val="20"/>
                <w:lang w:val="en-US"/>
              </w:rPr>
              <w:pPrChange w:id="380" w:author="Paolo T. Parone" w:date="2018-07-30T12:57:00Z">
                <w:pPr>
                  <w:contextualSpacing/>
                  <w:jc w:val="both"/>
                </w:pPr>
              </w:pPrChange>
            </w:pPr>
            <w:del w:id="381" w:author="Paolo T. Parone" w:date="2018-07-30T12:57:00Z">
              <w:r w:rsidDel="00E24397">
                <w:rPr>
                  <w:rFonts w:ascii="Calibri" w:eastAsia="Calibri" w:hAnsi="Calibri" w:cs="Times New Roman"/>
                  <w:bCs/>
                  <w:color w:val="000000"/>
                  <w:sz w:val="20"/>
                  <w:szCs w:val="20"/>
                  <w:lang w:val="en-US"/>
                </w:rPr>
                <w:delText>Q1 2019</w:delText>
              </w:r>
            </w:del>
          </w:p>
          <w:p w14:paraId="0E96E205" w14:textId="7033E538" w:rsidR="00336FEA" w:rsidDel="00E24397" w:rsidRDefault="00336FEA">
            <w:pPr>
              <w:rPr>
                <w:del w:id="382" w:author="Paolo T. Parone" w:date="2018-07-30T12:57:00Z"/>
                <w:rFonts w:ascii="Calibri" w:eastAsia="Calibri" w:hAnsi="Calibri" w:cs="Times New Roman"/>
                <w:bCs/>
                <w:color w:val="000000"/>
                <w:sz w:val="20"/>
                <w:szCs w:val="20"/>
                <w:lang w:val="en-US"/>
              </w:rPr>
              <w:pPrChange w:id="383" w:author="Paolo T. Parone" w:date="2018-07-30T12:57:00Z">
                <w:pPr>
                  <w:contextualSpacing/>
                </w:pPr>
              </w:pPrChange>
            </w:pPr>
            <w:del w:id="384" w:author="Paolo T. Parone" w:date="2018-07-30T12:57:00Z">
              <w:r w:rsidRPr="0022142C" w:rsidDel="00E24397">
                <w:rPr>
                  <w:rFonts w:ascii="Calibri" w:eastAsia="Calibri" w:hAnsi="Calibri" w:cs="Times New Roman"/>
                  <w:bCs/>
                  <w:color w:val="000000"/>
                  <w:sz w:val="20"/>
                  <w:szCs w:val="20"/>
                  <w:lang w:val="en-US"/>
                </w:rPr>
                <w:delText>Person Responsible</w:delText>
              </w:r>
              <w:r w:rsidDel="00E24397">
                <w:rPr>
                  <w:rFonts w:ascii="Calibri" w:eastAsia="Calibri" w:hAnsi="Calibri" w:cs="Times New Roman"/>
                  <w:bCs/>
                  <w:color w:val="000000"/>
                  <w:sz w:val="20"/>
                  <w:szCs w:val="20"/>
                  <w:lang w:val="en-US"/>
                </w:rPr>
                <w:delText>:</w:delText>
              </w:r>
            </w:del>
          </w:p>
          <w:p w14:paraId="4D69A113" w14:textId="6121E97E" w:rsidR="00336FEA" w:rsidDel="00E24397" w:rsidRDefault="00A41401">
            <w:pPr>
              <w:rPr>
                <w:del w:id="385" w:author="Paolo T. Parone" w:date="2018-07-30T12:57:00Z"/>
                <w:rFonts w:ascii="Calibri" w:eastAsia="Calibri" w:hAnsi="Calibri" w:cs="Times New Roman"/>
                <w:bCs/>
                <w:color w:val="000000"/>
                <w:sz w:val="20"/>
                <w:szCs w:val="20"/>
                <w:lang w:val="en-US"/>
              </w:rPr>
              <w:pPrChange w:id="386" w:author="Paolo T. Parone" w:date="2018-07-30T12:57:00Z">
                <w:pPr>
                  <w:contextualSpacing/>
                </w:pPr>
              </w:pPrChange>
            </w:pPr>
            <w:del w:id="387" w:author="Paolo T. Parone" w:date="2018-07-30T12:57:00Z">
              <w:r w:rsidDel="00E24397">
                <w:rPr>
                  <w:rFonts w:ascii="Calibri" w:eastAsia="Calibri" w:hAnsi="Calibri" w:cs="Times New Roman"/>
                  <w:bCs/>
                  <w:color w:val="000000"/>
                  <w:sz w:val="20"/>
                  <w:szCs w:val="20"/>
                  <w:lang w:val="en-US"/>
                </w:rPr>
                <w:delText>Mr. Johnson M. Tan III – DPO</w:delText>
              </w:r>
            </w:del>
          </w:p>
          <w:p w14:paraId="27228DF2" w14:textId="528A70BF" w:rsidR="00A41401" w:rsidDel="00E24397" w:rsidRDefault="00A41401">
            <w:pPr>
              <w:rPr>
                <w:del w:id="388" w:author="Paolo T. Parone" w:date="2018-07-30T12:57:00Z"/>
                <w:rFonts w:ascii="Calibri" w:eastAsia="Calibri" w:hAnsi="Calibri" w:cs="Times New Roman"/>
                <w:bCs/>
                <w:color w:val="000000"/>
                <w:sz w:val="20"/>
                <w:szCs w:val="20"/>
                <w:lang w:val="en-US"/>
              </w:rPr>
              <w:pPrChange w:id="389" w:author="Paolo T. Parone" w:date="2018-07-30T12:57:00Z">
                <w:pPr>
                  <w:contextualSpacing/>
                </w:pPr>
              </w:pPrChange>
            </w:pPr>
            <w:del w:id="390" w:author="Paolo T. Parone" w:date="2018-07-30T12:57:00Z">
              <w:r w:rsidDel="00E24397">
                <w:rPr>
                  <w:rFonts w:ascii="Calibri" w:eastAsia="Calibri" w:hAnsi="Calibri" w:cs="Times New Roman"/>
                  <w:bCs/>
                  <w:color w:val="000000"/>
                  <w:sz w:val="20"/>
                  <w:szCs w:val="20"/>
                  <w:lang w:val="en-US"/>
                </w:rPr>
                <w:delText>Mr. Wilfred G. Samuya – IT Head</w:delText>
              </w:r>
            </w:del>
          </w:p>
          <w:p w14:paraId="685525C6" w14:textId="2414216F" w:rsidR="00336FEA" w:rsidDel="00E24397" w:rsidRDefault="00336FEA">
            <w:pPr>
              <w:rPr>
                <w:del w:id="391" w:author="Paolo T. Parone" w:date="2018-07-30T12:57:00Z"/>
                <w:rFonts w:ascii="Calibri" w:eastAsia="Calibri" w:hAnsi="Calibri" w:cs="Times New Roman"/>
                <w:bCs/>
                <w:color w:val="000000"/>
                <w:sz w:val="20"/>
                <w:szCs w:val="20"/>
                <w:lang w:val="en-US"/>
              </w:rPr>
              <w:pPrChange w:id="392" w:author="Paolo T. Parone" w:date="2018-07-30T12:57:00Z">
                <w:pPr>
                  <w:contextualSpacing/>
                  <w:jc w:val="both"/>
                </w:pPr>
              </w:pPrChange>
            </w:pPr>
          </w:p>
          <w:p w14:paraId="25970EE6" w14:textId="33537531" w:rsidR="00336FEA" w:rsidDel="00E24397" w:rsidRDefault="00336FEA">
            <w:pPr>
              <w:rPr>
                <w:del w:id="393" w:author="Paolo T. Parone" w:date="2018-07-30T12:57:00Z"/>
              </w:rPr>
              <w:pPrChange w:id="394" w:author="Paolo T. Parone" w:date="2018-07-30T12:57:00Z">
                <w:pPr>
                  <w:jc w:val="both"/>
                </w:pPr>
              </w:pPrChange>
            </w:pPr>
          </w:p>
        </w:tc>
      </w:tr>
    </w:tbl>
    <w:p w14:paraId="0BBE7381" w14:textId="682D896E" w:rsidR="00336FEA" w:rsidDel="00E24397" w:rsidRDefault="00336FEA">
      <w:pPr>
        <w:rPr>
          <w:del w:id="395" w:author="Paolo T. Parone" w:date="2018-07-30T12:57:00Z"/>
        </w:rPr>
      </w:pPr>
      <w:del w:id="396" w:author="Paolo T. Parone" w:date="2018-07-30T12:57:00Z">
        <w:r w:rsidDel="00E24397">
          <w:br w:type="page"/>
        </w:r>
      </w:del>
    </w:p>
    <w:tbl>
      <w:tblPr>
        <w:tblStyle w:val="TableGrid"/>
        <w:tblW w:w="15385" w:type="dxa"/>
        <w:tblLook w:val="04A0" w:firstRow="1" w:lastRow="0" w:firstColumn="1" w:lastColumn="0" w:noHBand="0" w:noVBand="1"/>
      </w:tblPr>
      <w:tblGrid>
        <w:gridCol w:w="2245"/>
        <w:gridCol w:w="2520"/>
        <w:gridCol w:w="2520"/>
        <w:gridCol w:w="5040"/>
        <w:gridCol w:w="3060"/>
      </w:tblGrid>
      <w:tr w:rsidR="00336FEA" w:rsidDel="00E24397" w14:paraId="5108076A" w14:textId="4FA0F8DB" w:rsidTr="00837F6A">
        <w:trPr>
          <w:trHeight w:val="288"/>
          <w:del w:id="397" w:author="Paolo T. Parone" w:date="2018-07-30T12:57:00Z"/>
        </w:trPr>
        <w:tc>
          <w:tcPr>
            <w:tcW w:w="2245" w:type="dxa"/>
            <w:tcBorders>
              <w:bottom w:val="single" w:sz="4" w:space="0" w:color="auto"/>
            </w:tcBorders>
            <w:vAlign w:val="center"/>
          </w:tcPr>
          <w:p w14:paraId="5EB0B7CE" w14:textId="70F23529" w:rsidR="00336FEA" w:rsidRPr="007F5F1D" w:rsidDel="00E24397" w:rsidRDefault="00A41401">
            <w:pPr>
              <w:rPr>
                <w:del w:id="398" w:author="Paolo T. Parone" w:date="2018-07-30T12:57:00Z"/>
                <w:b/>
                <w:bCs/>
                <w:sz w:val="20"/>
                <w:szCs w:val="20"/>
                <w:u w:val="single"/>
              </w:rPr>
              <w:pPrChange w:id="399" w:author="Paolo T. Parone" w:date="2018-07-30T12:57:00Z">
                <w:pPr>
                  <w:tabs>
                    <w:tab w:val="left" w:pos="990"/>
                    <w:tab w:val="left" w:pos="1235"/>
                  </w:tabs>
                  <w:spacing w:after="0" w:line="240" w:lineRule="auto"/>
                  <w:jc w:val="center"/>
                </w:pPr>
              </w:pPrChange>
            </w:pPr>
            <w:del w:id="400" w:author="Paolo T. Parone" w:date="2018-07-30T12:57:00Z">
              <w:r w:rsidDel="00E24397">
                <w:rPr>
                  <w:b/>
                  <w:bCs/>
                  <w:sz w:val="20"/>
                  <w:szCs w:val="20"/>
                </w:rPr>
                <w:lastRenderedPageBreak/>
                <w:delText>15</w:delText>
              </w:r>
            </w:del>
          </w:p>
        </w:tc>
        <w:tc>
          <w:tcPr>
            <w:tcW w:w="13140" w:type="dxa"/>
            <w:gridSpan w:val="4"/>
            <w:tcBorders>
              <w:bottom w:val="single" w:sz="4" w:space="0" w:color="auto"/>
            </w:tcBorders>
            <w:vAlign w:val="center"/>
          </w:tcPr>
          <w:p w14:paraId="3C883939" w14:textId="4E23D4A1" w:rsidR="00336FEA" w:rsidRPr="001B4C61" w:rsidDel="00E24397" w:rsidRDefault="00336FEA">
            <w:pPr>
              <w:rPr>
                <w:del w:id="401" w:author="Paolo T. Parone" w:date="2018-07-30T12:57:00Z"/>
                <w:b/>
                <w:sz w:val="20"/>
                <w:szCs w:val="20"/>
                <w:u w:val="single"/>
                <w:lang w:val="en-US"/>
              </w:rPr>
              <w:pPrChange w:id="402" w:author="Paolo T. Parone" w:date="2018-07-30T12:57:00Z">
                <w:pPr>
                  <w:tabs>
                    <w:tab w:val="left" w:pos="180"/>
                    <w:tab w:val="left" w:pos="990"/>
                  </w:tabs>
                  <w:spacing w:after="0" w:line="240" w:lineRule="auto"/>
                </w:pPr>
              </w:pPrChange>
            </w:pPr>
            <w:del w:id="403" w:author="Paolo T. Parone" w:date="2018-07-30T12:57:00Z">
              <w:r w:rsidDel="00E24397">
                <w:rPr>
                  <w:b/>
                  <w:sz w:val="20"/>
                  <w:szCs w:val="20"/>
                  <w:u w:val="single"/>
                  <w:lang w:val="en-US"/>
                </w:rPr>
                <w:delText>Transparency</w:delText>
              </w:r>
            </w:del>
          </w:p>
        </w:tc>
      </w:tr>
      <w:tr w:rsidR="00336FEA" w:rsidDel="00E24397" w14:paraId="7CF0DE40" w14:textId="29980ECF" w:rsidTr="00837F6A">
        <w:trPr>
          <w:trHeight w:val="72"/>
          <w:del w:id="404" w:author="Paolo T. Parone" w:date="2018-07-30T12:57:00Z"/>
        </w:trPr>
        <w:tc>
          <w:tcPr>
            <w:tcW w:w="15385" w:type="dxa"/>
            <w:gridSpan w:val="5"/>
            <w:tcBorders>
              <w:top w:val="single" w:sz="4" w:space="0" w:color="auto"/>
              <w:left w:val="nil"/>
              <w:bottom w:val="single" w:sz="4" w:space="0" w:color="auto"/>
              <w:right w:val="nil"/>
            </w:tcBorders>
          </w:tcPr>
          <w:p w14:paraId="3C1140D4" w14:textId="6D77D7A0" w:rsidR="00336FEA" w:rsidRPr="00C53824" w:rsidDel="00E24397" w:rsidRDefault="00336FEA">
            <w:pPr>
              <w:rPr>
                <w:del w:id="405" w:author="Paolo T. Parone" w:date="2018-07-30T12:57:00Z"/>
                <w:sz w:val="2"/>
              </w:rPr>
              <w:pPrChange w:id="406" w:author="Paolo T. Parone" w:date="2018-07-30T12:57:00Z">
                <w:pPr>
                  <w:spacing w:after="0" w:line="240" w:lineRule="auto"/>
                </w:pPr>
              </w:pPrChange>
            </w:pPr>
          </w:p>
        </w:tc>
      </w:tr>
      <w:tr w:rsidR="00336FEA" w:rsidRPr="008178B2" w:rsidDel="00E24397" w14:paraId="5DACE6B2" w14:textId="7D981002" w:rsidTr="00837F6A">
        <w:trPr>
          <w:trHeight w:val="288"/>
          <w:del w:id="407" w:author="Paolo T. Parone" w:date="2018-07-30T12:57:00Z"/>
        </w:trPr>
        <w:tc>
          <w:tcPr>
            <w:tcW w:w="15385" w:type="dxa"/>
            <w:gridSpan w:val="5"/>
            <w:tcBorders>
              <w:top w:val="single" w:sz="4" w:space="0" w:color="auto"/>
              <w:bottom w:val="single" w:sz="4" w:space="0" w:color="auto"/>
            </w:tcBorders>
            <w:vAlign w:val="center"/>
          </w:tcPr>
          <w:p w14:paraId="3F8B4A44" w14:textId="4728A6E9" w:rsidR="00336FEA" w:rsidRPr="00780539" w:rsidDel="00E24397" w:rsidRDefault="00B967AD">
            <w:pPr>
              <w:rPr>
                <w:del w:id="408" w:author="Paolo T. Parone" w:date="2018-07-30T12:57:00Z"/>
                <w:sz w:val="20"/>
                <w:szCs w:val="20"/>
                <w:lang w:val="en-US"/>
              </w:rPr>
              <w:pPrChange w:id="409" w:author="Paolo T. Parone" w:date="2018-07-30T12:57:00Z">
                <w:pPr>
                  <w:tabs>
                    <w:tab w:val="left" w:pos="180"/>
                    <w:tab w:val="left" w:pos="990"/>
                  </w:tabs>
                  <w:spacing w:after="0" w:line="240" w:lineRule="auto"/>
                </w:pPr>
              </w:pPrChange>
            </w:pPr>
            <w:del w:id="410" w:author="Paolo T. Parone" w:date="2018-07-30T12:57:00Z">
              <w:r w:rsidDel="00E24397">
                <w:rPr>
                  <w:sz w:val="20"/>
                  <w:szCs w:val="20"/>
                  <w:lang w:val="en-US"/>
                </w:rPr>
                <w:delText>Risk of u</w:delText>
              </w:r>
              <w:r w:rsidR="005311F4" w:rsidDel="00E24397">
                <w:rPr>
                  <w:sz w:val="20"/>
                  <w:szCs w:val="20"/>
                  <w:lang w:val="en-US"/>
                </w:rPr>
                <w:delText xml:space="preserve">navailability of reference </w:delText>
              </w:r>
              <w:r w:rsidR="006A584D" w:rsidDel="00E24397">
                <w:rPr>
                  <w:sz w:val="20"/>
                  <w:szCs w:val="20"/>
                  <w:lang w:val="en-US"/>
                </w:rPr>
                <w:delText>in case</w:delText>
              </w:r>
              <w:r w:rsidDel="00E24397">
                <w:rPr>
                  <w:sz w:val="20"/>
                  <w:szCs w:val="20"/>
                  <w:lang w:val="en-US"/>
                </w:rPr>
                <w:delText xml:space="preserve"> of data subject’s inquiries and complaints due to non-publication and communication of contact details</w:delText>
              </w:r>
            </w:del>
          </w:p>
        </w:tc>
      </w:tr>
      <w:tr w:rsidR="00336FEA" w:rsidDel="00E24397" w14:paraId="167AA2FD" w14:textId="61ED004B" w:rsidTr="00837F6A">
        <w:trPr>
          <w:trHeight w:val="20"/>
          <w:del w:id="411" w:author="Paolo T. Parone" w:date="2018-07-30T12:57:00Z"/>
        </w:trPr>
        <w:tc>
          <w:tcPr>
            <w:tcW w:w="4765" w:type="dxa"/>
            <w:gridSpan w:val="2"/>
            <w:tcBorders>
              <w:top w:val="single" w:sz="4" w:space="0" w:color="auto"/>
            </w:tcBorders>
            <w:vAlign w:val="center"/>
          </w:tcPr>
          <w:p w14:paraId="4D1B2C41" w14:textId="37F70134" w:rsidR="00336FEA" w:rsidRPr="00C53824" w:rsidDel="00E24397" w:rsidRDefault="00336FEA">
            <w:pPr>
              <w:rPr>
                <w:del w:id="412" w:author="Paolo T. Parone" w:date="2018-07-30T12:57:00Z"/>
                <w:b/>
                <w:sz w:val="20"/>
                <w:szCs w:val="20"/>
              </w:rPr>
              <w:pPrChange w:id="413" w:author="Paolo T. Parone" w:date="2018-07-30T12:57:00Z">
                <w:pPr>
                  <w:spacing w:after="0" w:line="240" w:lineRule="auto"/>
                  <w:jc w:val="center"/>
                </w:pPr>
              </w:pPrChange>
            </w:pPr>
            <w:del w:id="414" w:author="Paolo T. Parone" w:date="2018-07-30T12:57:00Z">
              <w:r w:rsidRPr="00C53824" w:rsidDel="00E24397">
                <w:rPr>
                  <w:b/>
                  <w:sz w:val="20"/>
                  <w:szCs w:val="20"/>
                </w:rPr>
                <w:delText>Threat / Vulnerability</w:delText>
              </w:r>
            </w:del>
          </w:p>
        </w:tc>
        <w:tc>
          <w:tcPr>
            <w:tcW w:w="2520" w:type="dxa"/>
            <w:tcBorders>
              <w:top w:val="single" w:sz="4" w:space="0" w:color="auto"/>
            </w:tcBorders>
            <w:vAlign w:val="center"/>
          </w:tcPr>
          <w:p w14:paraId="267DA18A" w14:textId="0B1DD218" w:rsidR="00336FEA" w:rsidRPr="00C53824" w:rsidDel="00E24397" w:rsidRDefault="00336FEA">
            <w:pPr>
              <w:rPr>
                <w:del w:id="415" w:author="Paolo T. Parone" w:date="2018-07-30T12:57:00Z"/>
                <w:b/>
                <w:sz w:val="20"/>
                <w:szCs w:val="20"/>
              </w:rPr>
              <w:pPrChange w:id="416" w:author="Paolo T. Parone" w:date="2018-07-30T12:57:00Z">
                <w:pPr>
                  <w:spacing w:after="0" w:line="240" w:lineRule="auto"/>
                  <w:jc w:val="center"/>
                </w:pPr>
              </w:pPrChange>
            </w:pPr>
            <w:del w:id="417" w:author="Paolo T. Parone" w:date="2018-07-30T12:57:00Z">
              <w:r w:rsidRPr="00C53824" w:rsidDel="00E24397">
                <w:rPr>
                  <w:b/>
                  <w:sz w:val="20"/>
                  <w:szCs w:val="20"/>
                </w:rPr>
                <w:delText>Control / Mitigating Circumstances</w:delText>
              </w:r>
            </w:del>
          </w:p>
        </w:tc>
        <w:tc>
          <w:tcPr>
            <w:tcW w:w="5040" w:type="dxa"/>
            <w:tcBorders>
              <w:top w:val="single" w:sz="4" w:space="0" w:color="auto"/>
            </w:tcBorders>
            <w:vAlign w:val="center"/>
          </w:tcPr>
          <w:p w14:paraId="3CAB0280" w14:textId="4A7EEE05" w:rsidR="00336FEA" w:rsidRPr="00C53824" w:rsidDel="00E24397" w:rsidRDefault="00336FEA">
            <w:pPr>
              <w:rPr>
                <w:del w:id="418" w:author="Paolo T. Parone" w:date="2018-07-30T12:57:00Z"/>
                <w:b/>
                <w:sz w:val="20"/>
                <w:szCs w:val="20"/>
              </w:rPr>
              <w:pPrChange w:id="419" w:author="Paolo T. Parone" w:date="2018-07-30T12:57:00Z">
                <w:pPr>
                  <w:spacing w:after="0" w:line="240" w:lineRule="auto"/>
                  <w:jc w:val="center"/>
                </w:pPr>
              </w:pPrChange>
            </w:pPr>
            <w:del w:id="420" w:author="Paolo T. Parone" w:date="2018-07-30T12:57:00Z">
              <w:r w:rsidRPr="00C53824" w:rsidDel="00E24397">
                <w:rPr>
                  <w:b/>
                  <w:sz w:val="20"/>
                  <w:szCs w:val="20"/>
                </w:rPr>
                <w:delText>Recommendation</w:delText>
              </w:r>
            </w:del>
          </w:p>
        </w:tc>
        <w:tc>
          <w:tcPr>
            <w:tcW w:w="3060" w:type="dxa"/>
            <w:tcBorders>
              <w:top w:val="single" w:sz="4" w:space="0" w:color="auto"/>
            </w:tcBorders>
            <w:vAlign w:val="center"/>
          </w:tcPr>
          <w:p w14:paraId="078BBA67" w14:textId="3C674C75" w:rsidR="00336FEA" w:rsidRPr="00C53824" w:rsidDel="00E24397" w:rsidRDefault="00336FEA">
            <w:pPr>
              <w:rPr>
                <w:del w:id="421" w:author="Paolo T. Parone" w:date="2018-07-30T12:57:00Z"/>
                <w:b/>
                <w:sz w:val="20"/>
                <w:szCs w:val="20"/>
              </w:rPr>
              <w:pPrChange w:id="422" w:author="Paolo T. Parone" w:date="2018-07-30T12:57:00Z">
                <w:pPr>
                  <w:spacing w:after="0" w:line="240" w:lineRule="auto"/>
                  <w:jc w:val="center"/>
                </w:pPr>
              </w:pPrChange>
            </w:pPr>
            <w:del w:id="423" w:author="Paolo T. Parone" w:date="2018-07-30T12:57:00Z">
              <w:r w:rsidRPr="00C53824" w:rsidDel="00E24397">
                <w:rPr>
                  <w:b/>
                  <w:sz w:val="20"/>
                  <w:szCs w:val="20"/>
                </w:rPr>
                <w:delText>Action Plan</w:delText>
              </w:r>
            </w:del>
          </w:p>
        </w:tc>
      </w:tr>
      <w:tr w:rsidR="00336FEA" w:rsidDel="00E24397" w14:paraId="5384A4D8" w14:textId="075C221F" w:rsidTr="00837F6A">
        <w:trPr>
          <w:trHeight w:val="4184"/>
          <w:del w:id="424" w:author="Paolo T. Parone" w:date="2018-07-30T12:57:00Z"/>
        </w:trPr>
        <w:tc>
          <w:tcPr>
            <w:tcW w:w="4765" w:type="dxa"/>
            <w:gridSpan w:val="2"/>
          </w:tcPr>
          <w:p w14:paraId="79CB85C5" w14:textId="62F0716C" w:rsidR="00336FEA" w:rsidDel="00E24397" w:rsidRDefault="00336FEA">
            <w:pPr>
              <w:rPr>
                <w:del w:id="425" w:author="Paolo T. Parone" w:date="2018-07-30T12:57:00Z"/>
                <w:b/>
                <w:u w:val="single"/>
              </w:rPr>
              <w:pPrChange w:id="426" w:author="Paolo T. Parone" w:date="2018-07-30T12:57:00Z">
                <w:pPr>
                  <w:jc w:val="both"/>
                </w:pPr>
              </w:pPrChange>
            </w:pPr>
            <w:del w:id="427" w:author="Paolo T. Parone" w:date="2018-07-30T12:57:00Z">
              <w:r w:rsidRPr="006074E1" w:rsidDel="00E24397">
                <w:rPr>
                  <w:b/>
                  <w:u w:val="single"/>
                </w:rPr>
                <w:delText>Threat</w:delText>
              </w:r>
            </w:del>
          </w:p>
          <w:p w14:paraId="3A1592A8" w14:textId="15A11E53" w:rsidR="00B967AD" w:rsidRPr="005D5434" w:rsidDel="00E24397" w:rsidRDefault="00B967AD">
            <w:pPr>
              <w:rPr>
                <w:del w:id="428" w:author="Paolo T. Parone" w:date="2018-07-30T12:57:00Z"/>
                <w:sz w:val="20"/>
                <w:szCs w:val="20"/>
              </w:rPr>
              <w:pPrChange w:id="429" w:author="Paolo T. Parone" w:date="2018-07-30T12:57:00Z">
                <w:pPr>
                  <w:pStyle w:val="ListParagraph"/>
                  <w:numPr>
                    <w:numId w:val="37"/>
                  </w:numPr>
                  <w:ind w:left="337" w:hanging="360"/>
                  <w:jc w:val="both"/>
                </w:pPr>
              </w:pPrChange>
            </w:pPr>
            <w:del w:id="430" w:author="Paolo T. Parone" w:date="2018-07-30T12:57:00Z">
              <w:r w:rsidRPr="00B967AD" w:rsidDel="00E24397">
                <w:rPr>
                  <w:sz w:val="20"/>
                  <w:szCs w:val="20"/>
                </w:rPr>
                <w:delText>Un</w:delText>
              </w:r>
              <w:r w:rsidDel="00E24397">
                <w:rPr>
                  <w:sz w:val="20"/>
                  <w:szCs w:val="20"/>
                </w:rPr>
                <w:delText>available contact information as reference of data subjects in case of inquiries and complaints related to processing of their personal data</w:delText>
              </w:r>
            </w:del>
          </w:p>
          <w:p w14:paraId="6465CB9C" w14:textId="0258320C" w:rsidR="00336FEA" w:rsidDel="00E24397" w:rsidRDefault="00336FEA">
            <w:pPr>
              <w:rPr>
                <w:del w:id="431" w:author="Paolo T. Parone" w:date="2018-07-30T12:57:00Z"/>
                <w:b/>
                <w:u w:val="single"/>
              </w:rPr>
              <w:pPrChange w:id="432" w:author="Paolo T. Parone" w:date="2018-07-30T12:57:00Z">
                <w:pPr>
                  <w:jc w:val="both"/>
                </w:pPr>
              </w:pPrChange>
            </w:pPr>
            <w:del w:id="433" w:author="Paolo T. Parone" w:date="2018-07-30T12:57:00Z">
              <w:r w:rsidRPr="006074E1" w:rsidDel="00E24397">
                <w:rPr>
                  <w:b/>
                  <w:u w:val="single"/>
                </w:rPr>
                <w:delText>Vulnerability</w:delText>
              </w:r>
            </w:del>
          </w:p>
          <w:p w14:paraId="1F625DB2" w14:textId="3C83C232" w:rsidR="00336FEA" w:rsidDel="00E24397" w:rsidRDefault="00D36D5F">
            <w:pPr>
              <w:rPr>
                <w:del w:id="434" w:author="Paolo T. Parone" w:date="2018-07-30T12:57:00Z"/>
                <w:sz w:val="20"/>
                <w:szCs w:val="20"/>
              </w:rPr>
              <w:pPrChange w:id="435" w:author="Paolo T. Parone" w:date="2018-07-30T12:57:00Z">
                <w:pPr>
                  <w:jc w:val="both"/>
                </w:pPr>
              </w:pPrChange>
            </w:pPr>
            <w:del w:id="436" w:author="Paolo T. Parone" w:date="2018-07-30T12:57:00Z">
              <w:r w:rsidDel="00E24397">
                <w:rPr>
                  <w:sz w:val="20"/>
                  <w:szCs w:val="20"/>
                </w:rPr>
                <w:delText xml:space="preserve">The Cooperative is </w:delText>
              </w:r>
              <w:r w:rsidR="006A584D" w:rsidDel="00E24397">
                <w:rPr>
                  <w:sz w:val="20"/>
                  <w:szCs w:val="20"/>
                </w:rPr>
                <w:delText xml:space="preserve">yet </w:delText>
              </w:r>
              <w:r w:rsidDel="00E24397">
                <w:rPr>
                  <w:sz w:val="20"/>
                  <w:szCs w:val="20"/>
                </w:rPr>
                <w:delText xml:space="preserve">to </w:delText>
              </w:r>
              <w:r w:rsidR="006A584D" w:rsidDel="00E24397">
                <w:rPr>
                  <w:sz w:val="20"/>
                  <w:szCs w:val="20"/>
                </w:rPr>
                <w:delText>publish and communicate the contact information</w:delText>
              </w:r>
              <w:r w:rsidR="00F320F3" w:rsidDel="00E24397">
                <w:rPr>
                  <w:sz w:val="20"/>
                  <w:szCs w:val="20"/>
                </w:rPr>
                <w:delText xml:space="preserve"> of the newly appointed DPO, Mr.</w:delText>
              </w:r>
              <w:r w:rsidR="006A584D" w:rsidDel="00E24397">
                <w:rPr>
                  <w:sz w:val="20"/>
                  <w:szCs w:val="20"/>
                </w:rPr>
                <w:delText xml:space="preserve"> Johnson M. Tan III to any </w:delText>
              </w:r>
              <w:r w:rsidDel="00E24397">
                <w:rPr>
                  <w:sz w:val="20"/>
                  <w:szCs w:val="20"/>
                </w:rPr>
                <w:delText xml:space="preserve">materials or platforms. Meanwhile, the Cooperative has not yet designated Compliance Officer/s who will assist the DPO in </w:delText>
              </w:r>
              <w:r w:rsidRPr="00D36D5F" w:rsidDel="00E24397">
                <w:rPr>
                  <w:sz w:val="20"/>
                  <w:szCs w:val="20"/>
                </w:rPr>
                <w:delText>ensuring compliance</w:delText>
              </w:r>
              <w:r w:rsidDel="00E24397">
                <w:rPr>
                  <w:sz w:val="20"/>
                  <w:szCs w:val="20"/>
                </w:rPr>
                <w:delText xml:space="preserve"> </w:delText>
              </w:r>
              <w:r w:rsidRPr="00D36D5F" w:rsidDel="00E24397">
                <w:rPr>
                  <w:sz w:val="20"/>
                  <w:szCs w:val="20"/>
                </w:rPr>
                <w:delText>with applicable laws and regulations for the protection of data privacy and security.</w:delText>
              </w:r>
            </w:del>
          </w:p>
          <w:p w14:paraId="5D6790C6" w14:textId="0290B39B" w:rsidR="005D5434" w:rsidRPr="006074E1" w:rsidDel="00E24397" w:rsidRDefault="005D5434">
            <w:pPr>
              <w:rPr>
                <w:del w:id="437" w:author="Paolo T. Parone" w:date="2018-07-30T12:57:00Z"/>
                <w:b/>
                <w:u w:val="single"/>
              </w:rPr>
              <w:pPrChange w:id="438" w:author="Paolo T. Parone" w:date="2018-07-30T12:57:00Z">
                <w:pPr>
                  <w:jc w:val="both"/>
                </w:pPr>
              </w:pPrChange>
            </w:pPr>
            <w:del w:id="439" w:author="Paolo T. Parone" w:date="2018-07-30T12:57:00Z">
              <w:r w:rsidRPr="0037535D" w:rsidDel="00E24397">
                <w:rPr>
                  <w:sz w:val="20"/>
                  <w:szCs w:val="20"/>
                </w:rPr>
                <w:delText>Please refer to</w:delText>
              </w:r>
              <w:r w:rsidDel="00E24397">
                <w:rPr>
                  <w:sz w:val="20"/>
                  <w:szCs w:val="20"/>
                </w:rPr>
                <w:delText xml:space="preserve"> DPA IRR Sec. 18 par. a.</w:delText>
              </w:r>
            </w:del>
          </w:p>
          <w:p w14:paraId="1BB13E92" w14:textId="0446FD55" w:rsidR="00336FEA" w:rsidRPr="007F5F1D" w:rsidDel="00E24397" w:rsidRDefault="00336FEA">
            <w:pPr>
              <w:rPr>
                <w:del w:id="440" w:author="Paolo T. Parone" w:date="2018-07-30T12:57:00Z"/>
                <w:b/>
                <w:u w:val="single"/>
              </w:rPr>
              <w:pPrChange w:id="441" w:author="Paolo T. Parone" w:date="2018-07-30T12:57:00Z">
                <w:pPr>
                  <w:jc w:val="both"/>
                </w:pPr>
              </w:pPrChange>
            </w:pPr>
          </w:p>
        </w:tc>
        <w:tc>
          <w:tcPr>
            <w:tcW w:w="2520" w:type="dxa"/>
          </w:tcPr>
          <w:p w14:paraId="79BA36C2" w14:textId="327145F4" w:rsidR="00336FEA" w:rsidDel="00E24397" w:rsidRDefault="00336FEA">
            <w:pPr>
              <w:rPr>
                <w:del w:id="442" w:author="Paolo T. Parone" w:date="2018-07-30T12:57:00Z"/>
                <w:sz w:val="20"/>
                <w:szCs w:val="20"/>
              </w:rPr>
              <w:pPrChange w:id="443" w:author="Paolo T. Parone" w:date="2018-07-30T12:57:00Z">
                <w:pPr>
                  <w:jc w:val="both"/>
                </w:pPr>
              </w:pPrChange>
            </w:pPr>
          </w:p>
          <w:p w14:paraId="10B4C35F" w14:textId="03E60CF0" w:rsidR="00336FEA" w:rsidDel="00E24397" w:rsidRDefault="00B967AD">
            <w:pPr>
              <w:rPr>
                <w:del w:id="444" w:author="Paolo T. Parone" w:date="2018-07-30T12:57:00Z"/>
                <w:sz w:val="20"/>
                <w:szCs w:val="20"/>
              </w:rPr>
              <w:pPrChange w:id="445" w:author="Paolo T. Parone" w:date="2018-07-30T12:57:00Z">
                <w:pPr>
                  <w:jc w:val="both"/>
                </w:pPr>
              </w:pPrChange>
            </w:pPr>
            <w:del w:id="446" w:author="Paolo T. Parone" w:date="2018-07-30T12:57:00Z">
              <w:r w:rsidDel="00E24397">
                <w:rPr>
                  <w:sz w:val="20"/>
                  <w:szCs w:val="20"/>
                </w:rPr>
                <w:delText>Currently, there is no control in place.</w:delText>
              </w:r>
            </w:del>
          </w:p>
          <w:p w14:paraId="01B7DC92" w14:textId="2B8AF9B4" w:rsidR="00336FEA" w:rsidDel="00E24397" w:rsidRDefault="00336FEA">
            <w:pPr>
              <w:rPr>
                <w:del w:id="447" w:author="Paolo T. Parone" w:date="2018-07-30T12:57:00Z"/>
              </w:rPr>
              <w:pPrChange w:id="448" w:author="Paolo T. Parone" w:date="2018-07-30T12:57:00Z">
                <w:pPr>
                  <w:jc w:val="both"/>
                </w:pPr>
              </w:pPrChange>
            </w:pPr>
          </w:p>
        </w:tc>
        <w:tc>
          <w:tcPr>
            <w:tcW w:w="5040" w:type="dxa"/>
          </w:tcPr>
          <w:p w14:paraId="05958457" w14:textId="08A4F9D8" w:rsidR="00336FEA" w:rsidDel="00E24397" w:rsidRDefault="00B967AD">
            <w:pPr>
              <w:rPr>
                <w:del w:id="449" w:author="Paolo T. Parone" w:date="2018-07-30T12:57:00Z"/>
                <w:b/>
                <w:sz w:val="20"/>
                <w:szCs w:val="20"/>
                <w:u w:val="single"/>
              </w:rPr>
              <w:pPrChange w:id="450" w:author="Paolo T. Parone" w:date="2018-07-30T12:57:00Z">
                <w:pPr>
                  <w:tabs>
                    <w:tab w:val="left" w:pos="990"/>
                  </w:tabs>
                </w:pPr>
              </w:pPrChange>
            </w:pPr>
            <w:del w:id="451" w:author="Paolo T. Parone" w:date="2018-07-30T12:57:00Z">
              <w:r w:rsidDel="00E24397">
                <w:rPr>
                  <w:b/>
                  <w:sz w:val="20"/>
                  <w:szCs w:val="20"/>
                  <w:u w:val="single"/>
                </w:rPr>
                <w:delText xml:space="preserve">Organizational </w:delText>
              </w:r>
              <w:r w:rsidR="00336FEA" w:rsidRPr="00F653DB" w:rsidDel="00E24397">
                <w:rPr>
                  <w:b/>
                  <w:sz w:val="20"/>
                  <w:szCs w:val="20"/>
                  <w:u w:val="single"/>
                </w:rPr>
                <w:delText>Measures</w:delText>
              </w:r>
            </w:del>
          </w:p>
          <w:p w14:paraId="55E54210" w14:textId="03A85555" w:rsidR="00B967AD" w:rsidRPr="00B967AD" w:rsidDel="00E24397" w:rsidRDefault="00B967AD">
            <w:pPr>
              <w:rPr>
                <w:del w:id="452" w:author="Paolo T. Parone" w:date="2018-07-30T12:57:00Z"/>
                <w:sz w:val="20"/>
                <w:szCs w:val="20"/>
              </w:rPr>
              <w:pPrChange w:id="453" w:author="Paolo T. Parone" w:date="2018-07-30T12:57:00Z">
                <w:pPr>
                  <w:spacing w:after="0" w:line="240" w:lineRule="auto"/>
                  <w:jc w:val="both"/>
                </w:pPr>
              </w:pPrChange>
            </w:pPr>
            <w:del w:id="454" w:author="Paolo T. Parone" w:date="2018-07-30T12:57:00Z">
              <w:r w:rsidRPr="00B967AD" w:rsidDel="00E24397">
                <w:rPr>
                  <w:sz w:val="20"/>
                  <w:szCs w:val="20"/>
                </w:rPr>
                <w:delText xml:space="preserve">To ensure that </w:delText>
              </w:r>
              <w:r w:rsidDel="00E24397">
                <w:rPr>
                  <w:sz w:val="20"/>
                  <w:szCs w:val="20"/>
                </w:rPr>
                <w:delText>employees</w:delText>
              </w:r>
              <w:r w:rsidRPr="00B967AD" w:rsidDel="00E24397">
                <w:rPr>
                  <w:sz w:val="20"/>
                  <w:szCs w:val="20"/>
                </w:rPr>
                <w:delText>, data subjects, the NPC, or any other concerned party, is able to</w:delText>
              </w:r>
              <w:r w:rsidDel="00E24397">
                <w:rPr>
                  <w:sz w:val="20"/>
                  <w:szCs w:val="20"/>
                </w:rPr>
                <w:delText xml:space="preserve"> </w:delText>
              </w:r>
              <w:r w:rsidRPr="00B967AD" w:rsidDel="00E24397">
                <w:rPr>
                  <w:sz w:val="20"/>
                  <w:szCs w:val="20"/>
                </w:rPr>
                <w:delText xml:space="preserve">easily, directly, and confidentially contact the DPO or </w:delText>
              </w:r>
              <w:r w:rsidDel="00E24397">
                <w:rPr>
                  <w:sz w:val="20"/>
                  <w:szCs w:val="20"/>
                </w:rPr>
                <w:delText>Compliance Officer</w:delText>
              </w:r>
              <w:r w:rsidRPr="00B967AD" w:rsidDel="00E24397">
                <w:rPr>
                  <w:sz w:val="20"/>
                  <w:szCs w:val="20"/>
                </w:rPr>
                <w:delText xml:space="preserve">, </w:delText>
              </w:r>
              <w:r w:rsidDel="00E24397">
                <w:rPr>
                  <w:sz w:val="20"/>
                  <w:szCs w:val="20"/>
                </w:rPr>
                <w:delText>the Cooperative to publish the DPO</w:delText>
              </w:r>
              <w:r w:rsidRPr="00B967AD" w:rsidDel="00E24397">
                <w:rPr>
                  <w:sz w:val="20"/>
                  <w:szCs w:val="20"/>
                </w:rPr>
                <w:delText xml:space="preserve"> or</w:delText>
              </w:r>
              <w:r w:rsidDel="00E24397">
                <w:rPr>
                  <w:sz w:val="20"/>
                  <w:szCs w:val="20"/>
                </w:rPr>
                <w:delText xml:space="preserve"> Compliance Officer’s </w:delText>
              </w:r>
              <w:r w:rsidRPr="00B967AD" w:rsidDel="00E24397">
                <w:rPr>
                  <w:sz w:val="20"/>
                  <w:szCs w:val="20"/>
                </w:rPr>
                <w:delText>contact details in, at least, the following materials:</w:delText>
              </w:r>
            </w:del>
          </w:p>
          <w:p w14:paraId="57244FFB" w14:textId="4D4DE5ED" w:rsidR="00B967AD" w:rsidRPr="00B967AD" w:rsidDel="00E24397" w:rsidRDefault="00B967AD">
            <w:pPr>
              <w:rPr>
                <w:del w:id="455" w:author="Paolo T. Parone" w:date="2018-07-30T12:57:00Z"/>
                <w:sz w:val="20"/>
                <w:szCs w:val="20"/>
              </w:rPr>
              <w:pPrChange w:id="456" w:author="Paolo T. Parone" w:date="2018-07-30T12:57:00Z">
                <w:pPr>
                  <w:spacing w:after="0" w:line="240" w:lineRule="auto"/>
                  <w:jc w:val="both"/>
                </w:pPr>
              </w:pPrChange>
            </w:pPr>
            <w:del w:id="457" w:author="Paolo T. Parone" w:date="2018-07-30T12:57:00Z">
              <w:r w:rsidRPr="00B967AD" w:rsidDel="00E24397">
                <w:rPr>
                  <w:sz w:val="20"/>
                  <w:szCs w:val="20"/>
                </w:rPr>
                <w:delText>a. website;</w:delText>
              </w:r>
            </w:del>
          </w:p>
          <w:p w14:paraId="271D26CD" w14:textId="03CBA138" w:rsidR="00B967AD" w:rsidRPr="00B967AD" w:rsidDel="00E24397" w:rsidRDefault="00B967AD">
            <w:pPr>
              <w:rPr>
                <w:del w:id="458" w:author="Paolo T. Parone" w:date="2018-07-30T12:57:00Z"/>
                <w:sz w:val="20"/>
                <w:szCs w:val="20"/>
              </w:rPr>
              <w:pPrChange w:id="459" w:author="Paolo T. Parone" w:date="2018-07-30T12:57:00Z">
                <w:pPr>
                  <w:spacing w:after="0" w:line="240" w:lineRule="auto"/>
                  <w:jc w:val="both"/>
                </w:pPr>
              </w:pPrChange>
            </w:pPr>
            <w:del w:id="460" w:author="Paolo T. Parone" w:date="2018-07-30T12:57:00Z">
              <w:r w:rsidRPr="00B967AD" w:rsidDel="00E24397">
                <w:rPr>
                  <w:sz w:val="20"/>
                  <w:szCs w:val="20"/>
                </w:rPr>
                <w:delText>b. privacy notice;</w:delText>
              </w:r>
            </w:del>
          </w:p>
          <w:p w14:paraId="24665F6A" w14:textId="03F822B7" w:rsidR="00B967AD" w:rsidRPr="00B967AD" w:rsidDel="00E24397" w:rsidRDefault="00B967AD">
            <w:pPr>
              <w:rPr>
                <w:del w:id="461" w:author="Paolo T. Parone" w:date="2018-07-30T12:57:00Z"/>
                <w:sz w:val="20"/>
                <w:szCs w:val="20"/>
              </w:rPr>
              <w:pPrChange w:id="462" w:author="Paolo T. Parone" w:date="2018-07-30T12:57:00Z">
                <w:pPr>
                  <w:spacing w:after="0" w:line="240" w:lineRule="auto"/>
                  <w:jc w:val="both"/>
                </w:pPr>
              </w:pPrChange>
            </w:pPr>
            <w:del w:id="463" w:author="Paolo T. Parone" w:date="2018-07-30T12:57:00Z">
              <w:r w:rsidRPr="00B967AD" w:rsidDel="00E24397">
                <w:rPr>
                  <w:sz w:val="20"/>
                  <w:szCs w:val="20"/>
                </w:rPr>
                <w:delText>c. privacy policy; and</w:delText>
              </w:r>
            </w:del>
          </w:p>
          <w:p w14:paraId="0667304A" w14:textId="183D7558" w:rsidR="00B967AD" w:rsidRPr="00B967AD" w:rsidDel="00E24397" w:rsidRDefault="00B967AD">
            <w:pPr>
              <w:rPr>
                <w:del w:id="464" w:author="Paolo T. Parone" w:date="2018-07-30T12:57:00Z"/>
                <w:sz w:val="20"/>
                <w:szCs w:val="20"/>
              </w:rPr>
              <w:pPrChange w:id="465" w:author="Paolo T. Parone" w:date="2018-07-30T12:57:00Z">
                <w:pPr>
                  <w:spacing w:after="0" w:line="240" w:lineRule="auto"/>
                  <w:jc w:val="both"/>
                </w:pPr>
              </w:pPrChange>
            </w:pPr>
            <w:del w:id="466" w:author="Paolo T. Parone" w:date="2018-07-30T12:57:00Z">
              <w:r w:rsidRPr="00B967AD" w:rsidDel="00E24397">
                <w:rPr>
                  <w:sz w:val="20"/>
                  <w:szCs w:val="20"/>
                </w:rPr>
                <w:delText>d. privacy manual or privacy guide</w:delText>
              </w:r>
            </w:del>
          </w:p>
          <w:p w14:paraId="2B5FD564" w14:textId="08CB7D40" w:rsidR="00B967AD" w:rsidDel="00E24397" w:rsidRDefault="00B967AD">
            <w:pPr>
              <w:rPr>
                <w:del w:id="467" w:author="Paolo T. Parone" w:date="2018-07-30T12:57:00Z"/>
                <w:sz w:val="20"/>
                <w:szCs w:val="20"/>
              </w:rPr>
              <w:pPrChange w:id="468" w:author="Paolo T. Parone" w:date="2018-07-30T12:57:00Z">
                <w:pPr>
                  <w:spacing w:after="0" w:line="240" w:lineRule="auto"/>
                  <w:jc w:val="both"/>
                </w:pPr>
              </w:pPrChange>
            </w:pPr>
          </w:p>
          <w:p w14:paraId="01C7DABC" w14:textId="50487A60" w:rsidR="00B967AD" w:rsidDel="00E24397" w:rsidRDefault="00B967AD">
            <w:pPr>
              <w:rPr>
                <w:del w:id="469" w:author="Paolo T. Parone" w:date="2018-07-30T12:57:00Z"/>
                <w:sz w:val="20"/>
                <w:szCs w:val="20"/>
              </w:rPr>
              <w:pPrChange w:id="470" w:author="Paolo T. Parone" w:date="2018-07-30T12:57:00Z">
                <w:pPr>
                  <w:spacing w:after="0" w:line="240" w:lineRule="auto"/>
                  <w:jc w:val="both"/>
                </w:pPr>
              </w:pPrChange>
            </w:pPr>
            <w:del w:id="471" w:author="Paolo T. Parone" w:date="2018-07-30T12:57:00Z">
              <w:r w:rsidDel="00E24397">
                <w:rPr>
                  <w:sz w:val="20"/>
                  <w:szCs w:val="20"/>
                </w:rPr>
                <w:delText xml:space="preserve">The Cooperative may </w:delText>
              </w:r>
              <w:r w:rsidRPr="00B967AD" w:rsidDel="00E24397">
                <w:rPr>
                  <w:sz w:val="20"/>
                  <w:szCs w:val="20"/>
                </w:rPr>
                <w:delText>introduce or offer additional means of communicating (e.g., telefax, social media</w:delText>
              </w:r>
              <w:r w:rsidDel="00E24397">
                <w:rPr>
                  <w:sz w:val="20"/>
                  <w:szCs w:val="20"/>
                </w:rPr>
                <w:delText xml:space="preserve"> </w:delText>
              </w:r>
              <w:r w:rsidRPr="00B967AD" w:rsidDel="00E24397">
                <w:rPr>
                  <w:sz w:val="20"/>
                  <w:szCs w:val="20"/>
                </w:rPr>
                <w:delText xml:space="preserve">platforms, etc.) with its DPO or </w:delText>
              </w:r>
              <w:r w:rsidDel="00E24397">
                <w:rPr>
                  <w:sz w:val="20"/>
                  <w:szCs w:val="20"/>
                </w:rPr>
                <w:delText>Compliance Officer</w:delText>
              </w:r>
              <w:r w:rsidRPr="00B967AD" w:rsidDel="00E24397">
                <w:rPr>
                  <w:sz w:val="20"/>
                  <w:szCs w:val="20"/>
                </w:rPr>
                <w:delText>.</w:delText>
              </w:r>
            </w:del>
          </w:p>
          <w:p w14:paraId="3665BCFB" w14:textId="078B8A72" w:rsidR="00B967AD" w:rsidRPr="00B967AD" w:rsidDel="00E24397" w:rsidRDefault="00B967AD">
            <w:pPr>
              <w:rPr>
                <w:del w:id="472" w:author="Paolo T. Parone" w:date="2018-07-30T12:57:00Z"/>
                <w:sz w:val="20"/>
                <w:szCs w:val="20"/>
              </w:rPr>
              <w:pPrChange w:id="473" w:author="Paolo T. Parone" w:date="2018-07-30T12:57:00Z">
                <w:pPr>
                  <w:spacing w:after="0" w:line="240" w:lineRule="auto"/>
                  <w:jc w:val="both"/>
                </w:pPr>
              </w:pPrChange>
            </w:pPr>
          </w:p>
          <w:p w14:paraId="6B1F0794" w14:textId="2EFA92C2" w:rsidR="00B967AD" w:rsidDel="00E24397" w:rsidRDefault="00B967AD">
            <w:pPr>
              <w:rPr>
                <w:del w:id="474" w:author="Paolo T. Parone" w:date="2018-07-30T12:57:00Z"/>
                <w:sz w:val="20"/>
                <w:szCs w:val="20"/>
              </w:rPr>
              <w:pPrChange w:id="475" w:author="Paolo T. Parone" w:date="2018-07-30T12:57:00Z">
                <w:pPr>
                  <w:spacing w:after="0" w:line="240" w:lineRule="auto"/>
                  <w:jc w:val="both"/>
                </w:pPr>
              </w:pPrChange>
            </w:pPr>
            <w:del w:id="476" w:author="Paolo T. Parone" w:date="2018-07-30T12:57:00Z">
              <w:r w:rsidRPr="00B967AD" w:rsidDel="00E24397">
                <w:rPr>
                  <w:sz w:val="20"/>
                  <w:szCs w:val="20"/>
                </w:rPr>
                <w:delText xml:space="preserve">For this purpose, the contact details of the DPO or </w:delText>
              </w:r>
              <w:r w:rsidDel="00E24397">
                <w:rPr>
                  <w:sz w:val="20"/>
                  <w:szCs w:val="20"/>
                </w:rPr>
                <w:delText xml:space="preserve">Compliance Officer </w:delText>
              </w:r>
              <w:r w:rsidRPr="00B967AD" w:rsidDel="00E24397">
                <w:rPr>
                  <w:sz w:val="20"/>
                  <w:szCs w:val="20"/>
                </w:rPr>
                <w:delText>should include the following information:</w:delText>
              </w:r>
            </w:del>
          </w:p>
          <w:p w14:paraId="40D4AE4E" w14:textId="5DDCDF50" w:rsidR="00B967AD" w:rsidDel="00E24397" w:rsidRDefault="00B967AD">
            <w:pPr>
              <w:rPr>
                <w:del w:id="477" w:author="Paolo T. Parone" w:date="2018-07-30T12:57:00Z"/>
                <w:sz w:val="20"/>
                <w:szCs w:val="20"/>
              </w:rPr>
              <w:pPrChange w:id="478" w:author="Paolo T. Parone" w:date="2018-07-30T12:57:00Z">
                <w:pPr>
                  <w:spacing w:after="0" w:line="240" w:lineRule="auto"/>
                  <w:jc w:val="both"/>
                </w:pPr>
              </w:pPrChange>
            </w:pPr>
          </w:p>
          <w:p w14:paraId="6695AB01" w14:textId="4729C30A" w:rsidR="00B967AD" w:rsidDel="00E24397" w:rsidRDefault="00B967AD">
            <w:pPr>
              <w:rPr>
                <w:del w:id="479" w:author="Paolo T. Parone" w:date="2018-07-30T12:57:00Z"/>
                <w:sz w:val="20"/>
                <w:szCs w:val="20"/>
              </w:rPr>
              <w:pPrChange w:id="480" w:author="Paolo T. Parone" w:date="2018-07-30T12:57:00Z">
                <w:pPr>
                  <w:pStyle w:val="ListParagraph"/>
                  <w:numPr>
                    <w:numId w:val="38"/>
                  </w:numPr>
                  <w:spacing w:after="0" w:line="240" w:lineRule="auto"/>
                  <w:ind w:hanging="360"/>
                  <w:jc w:val="both"/>
                </w:pPr>
              </w:pPrChange>
            </w:pPr>
            <w:del w:id="481" w:author="Paolo T. Parone" w:date="2018-07-30T12:57:00Z">
              <w:r w:rsidRPr="005D5434" w:rsidDel="00E24397">
                <w:rPr>
                  <w:sz w:val="20"/>
                  <w:szCs w:val="20"/>
                </w:rPr>
                <w:delText>title or designation</w:delText>
              </w:r>
            </w:del>
          </w:p>
          <w:p w14:paraId="5D8A1465" w14:textId="4091B78C" w:rsidR="00B967AD" w:rsidDel="00E24397" w:rsidRDefault="00B967AD">
            <w:pPr>
              <w:rPr>
                <w:del w:id="482" w:author="Paolo T. Parone" w:date="2018-07-30T12:57:00Z"/>
                <w:sz w:val="20"/>
                <w:szCs w:val="20"/>
              </w:rPr>
              <w:pPrChange w:id="483" w:author="Paolo T. Parone" w:date="2018-07-30T12:57:00Z">
                <w:pPr>
                  <w:pStyle w:val="ListParagraph"/>
                  <w:numPr>
                    <w:numId w:val="38"/>
                  </w:numPr>
                  <w:spacing w:after="0" w:line="240" w:lineRule="auto"/>
                  <w:ind w:hanging="360"/>
                  <w:jc w:val="both"/>
                </w:pPr>
              </w:pPrChange>
            </w:pPr>
            <w:del w:id="484" w:author="Paolo T. Parone" w:date="2018-07-30T12:57:00Z">
              <w:r w:rsidRPr="005D5434" w:rsidDel="00E24397">
                <w:rPr>
                  <w:sz w:val="20"/>
                  <w:szCs w:val="20"/>
                </w:rPr>
                <w:delText>postal address</w:delText>
              </w:r>
            </w:del>
          </w:p>
          <w:p w14:paraId="42F86FC7" w14:textId="5AC701A8" w:rsidR="00B967AD" w:rsidDel="00E24397" w:rsidRDefault="00B967AD">
            <w:pPr>
              <w:rPr>
                <w:del w:id="485" w:author="Paolo T. Parone" w:date="2018-07-30T12:57:00Z"/>
                <w:sz w:val="20"/>
                <w:szCs w:val="20"/>
              </w:rPr>
              <w:pPrChange w:id="486" w:author="Paolo T. Parone" w:date="2018-07-30T12:57:00Z">
                <w:pPr>
                  <w:pStyle w:val="ListParagraph"/>
                  <w:numPr>
                    <w:numId w:val="38"/>
                  </w:numPr>
                  <w:spacing w:after="0" w:line="240" w:lineRule="auto"/>
                  <w:ind w:hanging="360"/>
                  <w:jc w:val="both"/>
                </w:pPr>
              </w:pPrChange>
            </w:pPr>
            <w:del w:id="487" w:author="Paolo T. Parone" w:date="2018-07-30T12:57:00Z">
              <w:r w:rsidRPr="005D5434" w:rsidDel="00E24397">
                <w:rPr>
                  <w:sz w:val="20"/>
                  <w:szCs w:val="20"/>
                </w:rPr>
                <w:delText>a dedicated telephone numbe</w:delText>
              </w:r>
              <w:r w:rsidDel="00E24397">
                <w:rPr>
                  <w:sz w:val="20"/>
                  <w:szCs w:val="20"/>
                </w:rPr>
                <w:delText>r</w:delText>
              </w:r>
            </w:del>
          </w:p>
          <w:p w14:paraId="122E4A20" w14:textId="0FE77C47" w:rsidR="00B967AD" w:rsidRPr="005D5434" w:rsidDel="00E24397" w:rsidRDefault="00B967AD">
            <w:pPr>
              <w:rPr>
                <w:del w:id="488" w:author="Paolo T. Parone" w:date="2018-07-30T12:57:00Z"/>
                <w:sz w:val="20"/>
                <w:szCs w:val="20"/>
              </w:rPr>
              <w:pPrChange w:id="489" w:author="Paolo T. Parone" w:date="2018-07-30T12:57:00Z">
                <w:pPr>
                  <w:pStyle w:val="ListParagraph"/>
                  <w:numPr>
                    <w:numId w:val="38"/>
                  </w:numPr>
                  <w:spacing w:after="0" w:line="240" w:lineRule="auto"/>
                  <w:ind w:hanging="360"/>
                  <w:jc w:val="both"/>
                </w:pPr>
              </w:pPrChange>
            </w:pPr>
            <w:del w:id="490" w:author="Paolo T. Parone" w:date="2018-07-30T12:57:00Z">
              <w:r w:rsidDel="00E24397">
                <w:rPr>
                  <w:sz w:val="20"/>
                  <w:szCs w:val="20"/>
                </w:rPr>
                <w:delText>a dedicated email address</w:delText>
              </w:r>
            </w:del>
          </w:p>
        </w:tc>
        <w:tc>
          <w:tcPr>
            <w:tcW w:w="3060" w:type="dxa"/>
          </w:tcPr>
          <w:p w14:paraId="14DE68D2" w14:textId="3E97782D" w:rsidR="00336FEA" w:rsidDel="00E24397" w:rsidRDefault="00336FEA">
            <w:pPr>
              <w:rPr>
                <w:del w:id="491" w:author="Paolo T. Parone" w:date="2018-07-30T12:57:00Z"/>
                <w:rFonts w:ascii="Calibri" w:eastAsia="Calibri" w:hAnsi="Calibri" w:cs="Times New Roman"/>
                <w:bCs/>
                <w:color w:val="000000"/>
                <w:sz w:val="20"/>
                <w:szCs w:val="20"/>
                <w:lang w:val="en-US"/>
              </w:rPr>
              <w:pPrChange w:id="492" w:author="Paolo T. Parone" w:date="2018-07-30T12:57:00Z">
                <w:pPr>
                  <w:contextualSpacing/>
                  <w:jc w:val="both"/>
                </w:pPr>
              </w:pPrChange>
            </w:pPr>
          </w:p>
          <w:p w14:paraId="336806CC" w14:textId="53EA1BA8" w:rsidR="00336FEA" w:rsidDel="00E24397" w:rsidRDefault="00336FEA">
            <w:pPr>
              <w:rPr>
                <w:del w:id="493" w:author="Paolo T. Parone" w:date="2018-07-30T12:57:00Z"/>
                <w:rFonts w:ascii="Calibri" w:eastAsia="Calibri" w:hAnsi="Calibri" w:cs="Times New Roman"/>
                <w:bCs/>
                <w:color w:val="000000"/>
                <w:sz w:val="20"/>
                <w:szCs w:val="20"/>
                <w:lang w:val="en-US"/>
              </w:rPr>
              <w:pPrChange w:id="494" w:author="Paolo T. Parone" w:date="2018-07-30T12:57:00Z">
                <w:pPr>
                  <w:contextualSpacing/>
                  <w:jc w:val="both"/>
                </w:pPr>
              </w:pPrChange>
            </w:pPr>
          </w:p>
          <w:p w14:paraId="5AE92587" w14:textId="7ABA7C84" w:rsidR="00B967AD" w:rsidRPr="0022142C" w:rsidDel="00E24397" w:rsidRDefault="00B967AD">
            <w:pPr>
              <w:rPr>
                <w:del w:id="495" w:author="Paolo T. Parone" w:date="2018-07-30T12:57:00Z"/>
                <w:rFonts w:ascii="Calibri" w:eastAsia="Calibri" w:hAnsi="Calibri" w:cs="Times New Roman"/>
                <w:bCs/>
                <w:color w:val="000000"/>
                <w:sz w:val="20"/>
                <w:szCs w:val="20"/>
                <w:lang w:val="en-US"/>
              </w:rPr>
              <w:pPrChange w:id="496" w:author="Paolo T. Parone" w:date="2018-07-30T12:57:00Z">
                <w:pPr>
                  <w:contextualSpacing/>
                  <w:jc w:val="both"/>
                </w:pPr>
              </w:pPrChange>
            </w:pPr>
            <w:del w:id="497" w:author="Paolo T. Parone" w:date="2018-07-30T12:57:00Z">
              <w:r w:rsidDel="00E24397">
                <w:rPr>
                  <w:rFonts w:ascii="Calibri" w:eastAsia="Calibri" w:hAnsi="Calibri" w:cs="Times New Roman"/>
                  <w:bCs/>
                  <w:color w:val="000000"/>
                  <w:sz w:val="20"/>
                  <w:szCs w:val="20"/>
                  <w:lang w:val="en-US"/>
                </w:rPr>
                <w:delText>Target Implementation Date:</w:delText>
              </w:r>
            </w:del>
          </w:p>
          <w:p w14:paraId="3D519F22" w14:textId="61C272C7" w:rsidR="00B967AD" w:rsidRPr="0022142C" w:rsidDel="00E24397" w:rsidRDefault="008D1DF4">
            <w:pPr>
              <w:rPr>
                <w:del w:id="498" w:author="Paolo T. Parone" w:date="2018-07-30T12:57:00Z"/>
                <w:rFonts w:ascii="Calibri" w:eastAsia="Calibri" w:hAnsi="Calibri" w:cs="Times New Roman"/>
                <w:bCs/>
                <w:color w:val="000000"/>
                <w:sz w:val="20"/>
                <w:szCs w:val="20"/>
                <w:lang w:val="en-US"/>
              </w:rPr>
              <w:pPrChange w:id="499" w:author="Paolo T. Parone" w:date="2018-07-30T12:57:00Z">
                <w:pPr>
                  <w:contextualSpacing/>
                  <w:jc w:val="both"/>
                </w:pPr>
              </w:pPrChange>
            </w:pPr>
            <w:del w:id="500" w:author="Paolo T. Parone" w:date="2018-07-30T12:57:00Z">
              <w:r w:rsidDel="00E24397">
                <w:rPr>
                  <w:rFonts w:ascii="Calibri" w:eastAsia="Calibri" w:hAnsi="Calibri" w:cs="Times New Roman"/>
                  <w:bCs/>
                  <w:color w:val="000000"/>
                  <w:sz w:val="20"/>
                  <w:szCs w:val="20"/>
                  <w:lang w:val="en-US"/>
                </w:rPr>
                <w:delText>Q2 2019</w:delText>
              </w:r>
            </w:del>
          </w:p>
          <w:p w14:paraId="7F52B530" w14:textId="723DDC7C" w:rsidR="00B967AD" w:rsidDel="00E24397" w:rsidRDefault="00B967AD">
            <w:pPr>
              <w:rPr>
                <w:del w:id="501" w:author="Paolo T. Parone" w:date="2018-07-30T12:57:00Z"/>
                <w:rFonts w:ascii="Calibri" w:eastAsia="Calibri" w:hAnsi="Calibri" w:cs="Times New Roman"/>
                <w:bCs/>
                <w:color w:val="000000"/>
                <w:sz w:val="20"/>
                <w:szCs w:val="20"/>
                <w:lang w:val="en-US"/>
              </w:rPr>
              <w:pPrChange w:id="502" w:author="Paolo T. Parone" w:date="2018-07-30T12:57:00Z">
                <w:pPr>
                  <w:contextualSpacing/>
                </w:pPr>
              </w:pPrChange>
            </w:pPr>
            <w:del w:id="503" w:author="Paolo T. Parone" w:date="2018-07-30T12:57:00Z">
              <w:r w:rsidRPr="0022142C" w:rsidDel="00E24397">
                <w:rPr>
                  <w:rFonts w:ascii="Calibri" w:eastAsia="Calibri" w:hAnsi="Calibri" w:cs="Times New Roman"/>
                  <w:bCs/>
                  <w:color w:val="000000"/>
                  <w:sz w:val="20"/>
                  <w:szCs w:val="20"/>
                  <w:lang w:val="en-US"/>
                </w:rPr>
                <w:delText>Person Responsible</w:delText>
              </w:r>
              <w:r w:rsidDel="00E24397">
                <w:rPr>
                  <w:rFonts w:ascii="Calibri" w:eastAsia="Calibri" w:hAnsi="Calibri" w:cs="Times New Roman"/>
                  <w:bCs/>
                  <w:color w:val="000000"/>
                  <w:sz w:val="20"/>
                  <w:szCs w:val="20"/>
                  <w:lang w:val="en-US"/>
                </w:rPr>
                <w:delText>:</w:delText>
              </w:r>
            </w:del>
          </w:p>
          <w:p w14:paraId="22FDEA7A" w14:textId="0E45AB0C" w:rsidR="00B967AD" w:rsidDel="00E24397" w:rsidRDefault="00B967AD">
            <w:pPr>
              <w:rPr>
                <w:del w:id="504" w:author="Paolo T. Parone" w:date="2018-07-30T12:57:00Z"/>
                <w:rFonts w:ascii="Calibri" w:eastAsia="Calibri" w:hAnsi="Calibri" w:cs="Times New Roman"/>
                <w:bCs/>
                <w:color w:val="000000"/>
                <w:sz w:val="20"/>
                <w:szCs w:val="20"/>
                <w:lang w:val="en-US"/>
              </w:rPr>
              <w:pPrChange w:id="505" w:author="Paolo T. Parone" w:date="2018-07-30T12:57:00Z">
                <w:pPr>
                  <w:contextualSpacing/>
                </w:pPr>
              </w:pPrChange>
            </w:pPr>
            <w:del w:id="506" w:author="Paolo T. Parone" w:date="2018-07-30T12:57:00Z">
              <w:r w:rsidDel="00E24397">
                <w:rPr>
                  <w:rFonts w:ascii="Calibri" w:eastAsia="Calibri" w:hAnsi="Calibri" w:cs="Times New Roman"/>
                  <w:bCs/>
                  <w:color w:val="000000"/>
                  <w:sz w:val="20"/>
                  <w:szCs w:val="20"/>
                  <w:lang w:val="en-US"/>
                </w:rPr>
                <w:delText>Mr. Johnson M. Tan III – DPO</w:delText>
              </w:r>
            </w:del>
          </w:p>
          <w:p w14:paraId="3C6B2B16" w14:textId="50B8B858" w:rsidR="00B967AD" w:rsidDel="00E24397" w:rsidRDefault="00B967AD">
            <w:pPr>
              <w:rPr>
                <w:del w:id="507" w:author="Paolo T. Parone" w:date="2018-07-30T12:57:00Z"/>
                <w:rFonts w:ascii="Calibri" w:eastAsia="Calibri" w:hAnsi="Calibri" w:cs="Times New Roman"/>
                <w:bCs/>
                <w:color w:val="000000"/>
                <w:sz w:val="20"/>
                <w:szCs w:val="20"/>
                <w:lang w:val="en-US"/>
              </w:rPr>
              <w:pPrChange w:id="508" w:author="Paolo T. Parone" w:date="2018-07-30T12:57:00Z">
                <w:pPr>
                  <w:contextualSpacing/>
                  <w:jc w:val="both"/>
                </w:pPr>
              </w:pPrChange>
            </w:pPr>
            <w:del w:id="509" w:author="Paolo T. Parone" w:date="2018-07-30T12:57:00Z">
              <w:r w:rsidDel="00E24397">
                <w:rPr>
                  <w:rFonts w:ascii="Calibri" w:eastAsia="Calibri" w:hAnsi="Calibri" w:cs="Times New Roman"/>
                  <w:bCs/>
                  <w:color w:val="000000"/>
                  <w:sz w:val="20"/>
                  <w:szCs w:val="20"/>
                  <w:lang w:val="en-US"/>
                </w:rPr>
                <w:delText>Edgardo A. Micayabas – CEO</w:delText>
              </w:r>
            </w:del>
          </w:p>
          <w:p w14:paraId="41D3A248" w14:textId="5984DA77" w:rsidR="00B967AD" w:rsidDel="00E24397" w:rsidRDefault="00B967AD">
            <w:pPr>
              <w:rPr>
                <w:del w:id="510" w:author="Paolo T. Parone" w:date="2018-07-30T12:57:00Z"/>
                <w:rFonts w:ascii="Calibri" w:eastAsia="Calibri" w:hAnsi="Calibri" w:cs="Times New Roman"/>
                <w:bCs/>
                <w:color w:val="000000"/>
                <w:sz w:val="20"/>
                <w:szCs w:val="20"/>
                <w:lang w:val="en-US"/>
              </w:rPr>
              <w:pPrChange w:id="511" w:author="Paolo T. Parone" w:date="2018-07-30T12:57:00Z">
                <w:pPr>
                  <w:contextualSpacing/>
                </w:pPr>
              </w:pPrChange>
            </w:pPr>
          </w:p>
          <w:p w14:paraId="1A769D7E" w14:textId="58BDE08B" w:rsidR="00336FEA" w:rsidDel="00E24397" w:rsidRDefault="00336FEA">
            <w:pPr>
              <w:rPr>
                <w:del w:id="512" w:author="Paolo T. Parone" w:date="2018-07-30T12:57:00Z"/>
              </w:rPr>
              <w:pPrChange w:id="513" w:author="Paolo T. Parone" w:date="2018-07-30T12:57:00Z">
                <w:pPr>
                  <w:contextualSpacing/>
                  <w:jc w:val="both"/>
                </w:pPr>
              </w:pPrChange>
            </w:pPr>
          </w:p>
        </w:tc>
      </w:tr>
    </w:tbl>
    <w:p w14:paraId="0CD826BF" w14:textId="7495A8C5" w:rsidR="001C4C95" w:rsidRDefault="001C4C95">
      <w:del w:id="514" w:author="Paolo T. Parone" w:date="2018-07-30T12:57:00Z">
        <w:r w:rsidDel="00E24397">
          <w:br w:type="page"/>
        </w:r>
      </w:del>
    </w:p>
    <w:tbl>
      <w:tblPr>
        <w:tblStyle w:val="TableGrid"/>
        <w:tblW w:w="15385" w:type="dxa"/>
        <w:tblLook w:val="04A0" w:firstRow="1" w:lastRow="0" w:firstColumn="1" w:lastColumn="0" w:noHBand="0" w:noVBand="1"/>
      </w:tblPr>
      <w:tblGrid>
        <w:gridCol w:w="2245"/>
        <w:gridCol w:w="2520"/>
        <w:gridCol w:w="2520"/>
        <w:gridCol w:w="5040"/>
        <w:gridCol w:w="3060"/>
      </w:tblGrid>
      <w:tr w:rsidR="001C4C95" w:rsidRPr="001B4C61" w:rsidDel="00E24397" w14:paraId="32718E61" w14:textId="1AD6C7A0" w:rsidTr="006D074C">
        <w:trPr>
          <w:trHeight w:val="288"/>
          <w:del w:id="515" w:author="Paolo T. Parone" w:date="2018-07-30T12:57:00Z"/>
        </w:trPr>
        <w:tc>
          <w:tcPr>
            <w:tcW w:w="2245" w:type="dxa"/>
            <w:tcBorders>
              <w:bottom w:val="single" w:sz="4" w:space="0" w:color="auto"/>
            </w:tcBorders>
            <w:vAlign w:val="center"/>
          </w:tcPr>
          <w:p w14:paraId="09168F3E" w14:textId="25C168E3" w:rsidR="001C4C95" w:rsidRPr="007F5F1D" w:rsidDel="00E24397" w:rsidRDefault="001C4C95" w:rsidP="006D074C">
            <w:pPr>
              <w:tabs>
                <w:tab w:val="left" w:pos="990"/>
                <w:tab w:val="left" w:pos="1235"/>
              </w:tabs>
              <w:spacing w:after="0" w:line="240" w:lineRule="auto"/>
              <w:jc w:val="center"/>
              <w:rPr>
                <w:del w:id="516" w:author="Paolo T. Parone" w:date="2018-07-30T12:57:00Z"/>
                <w:b/>
                <w:bCs/>
                <w:sz w:val="20"/>
                <w:szCs w:val="20"/>
                <w:u w:val="single"/>
              </w:rPr>
            </w:pPr>
            <w:del w:id="517" w:author="Paolo T. Parone" w:date="2018-07-30T12:57:00Z">
              <w:r w:rsidDel="00E24397">
                <w:rPr>
                  <w:b/>
                  <w:bCs/>
                  <w:sz w:val="20"/>
                  <w:szCs w:val="20"/>
                </w:rPr>
                <w:lastRenderedPageBreak/>
                <w:delText>16</w:delText>
              </w:r>
            </w:del>
          </w:p>
        </w:tc>
        <w:tc>
          <w:tcPr>
            <w:tcW w:w="13140" w:type="dxa"/>
            <w:gridSpan w:val="4"/>
            <w:tcBorders>
              <w:bottom w:val="single" w:sz="4" w:space="0" w:color="auto"/>
            </w:tcBorders>
            <w:vAlign w:val="center"/>
          </w:tcPr>
          <w:p w14:paraId="4181FA71" w14:textId="744BCBCF" w:rsidR="001C4C95" w:rsidRPr="001B4C61" w:rsidDel="00E24397" w:rsidRDefault="001F3F4B" w:rsidP="006D074C">
            <w:pPr>
              <w:tabs>
                <w:tab w:val="left" w:pos="180"/>
                <w:tab w:val="left" w:pos="990"/>
              </w:tabs>
              <w:spacing w:after="0" w:line="240" w:lineRule="auto"/>
              <w:rPr>
                <w:del w:id="518" w:author="Paolo T. Parone" w:date="2018-07-30T12:57:00Z"/>
                <w:b/>
                <w:sz w:val="20"/>
                <w:szCs w:val="20"/>
                <w:u w:val="single"/>
                <w:lang w:val="en-US"/>
              </w:rPr>
            </w:pPr>
            <w:del w:id="519" w:author="Paolo T. Parone" w:date="2018-07-30T12:57:00Z">
              <w:r w:rsidDel="00E24397">
                <w:rPr>
                  <w:b/>
                  <w:sz w:val="20"/>
                  <w:szCs w:val="20"/>
                  <w:u w:val="single"/>
                  <w:lang w:val="en-US"/>
                </w:rPr>
                <w:delText>Data Security</w:delText>
              </w:r>
            </w:del>
          </w:p>
        </w:tc>
      </w:tr>
      <w:tr w:rsidR="001C4C95" w:rsidRPr="00C53824" w:rsidDel="00E24397" w14:paraId="648E6A26" w14:textId="0921960C" w:rsidTr="006D074C">
        <w:trPr>
          <w:trHeight w:val="72"/>
          <w:del w:id="520" w:author="Paolo T. Parone" w:date="2018-07-30T12:57:00Z"/>
        </w:trPr>
        <w:tc>
          <w:tcPr>
            <w:tcW w:w="15385" w:type="dxa"/>
            <w:gridSpan w:val="5"/>
            <w:tcBorders>
              <w:top w:val="single" w:sz="4" w:space="0" w:color="auto"/>
              <w:left w:val="nil"/>
              <w:bottom w:val="single" w:sz="4" w:space="0" w:color="auto"/>
              <w:right w:val="nil"/>
            </w:tcBorders>
          </w:tcPr>
          <w:p w14:paraId="496FE419" w14:textId="3CB50F88" w:rsidR="001C4C95" w:rsidRPr="00C53824" w:rsidDel="00E24397" w:rsidRDefault="001C4C95" w:rsidP="006D074C">
            <w:pPr>
              <w:spacing w:after="0" w:line="240" w:lineRule="auto"/>
              <w:rPr>
                <w:del w:id="521" w:author="Paolo T. Parone" w:date="2018-07-30T12:57:00Z"/>
                <w:sz w:val="2"/>
              </w:rPr>
            </w:pPr>
          </w:p>
        </w:tc>
      </w:tr>
      <w:tr w:rsidR="001C4C95" w:rsidRPr="00780539" w:rsidDel="00E24397" w14:paraId="5FF90037" w14:textId="145F2D06" w:rsidTr="006D074C">
        <w:trPr>
          <w:trHeight w:val="288"/>
          <w:del w:id="522" w:author="Paolo T. Parone" w:date="2018-07-30T12:57:00Z"/>
        </w:trPr>
        <w:tc>
          <w:tcPr>
            <w:tcW w:w="15385" w:type="dxa"/>
            <w:gridSpan w:val="5"/>
            <w:tcBorders>
              <w:top w:val="single" w:sz="4" w:space="0" w:color="auto"/>
              <w:bottom w:val="single" w:sz="4" w:space="0" w:color="auto"/>
            </w:tcBorders>
            <w:vAlign w:val="center"/>
          </w:tcPr>
          <w:p w14:paraId="468B1031" w14:textId="3C9AA956" w:rsidR="001C4C95" w:rsidRPr="00780539" w:rsidDel="00E24397" w:rsidRDefault="0030314D" w:rsidP="001F3F4B">
            <w:pPr>
              <w:tabs>
                <w:tab w:val="left" w:pos="180"/>
                <w:tab w:val="left" w:pos="990"/>
              </w:tabs>
              <w:spacing w:after="0" w:line="240" w:lineRule="auto"/>
              <w:rPr>
                <w:del w:id="523" w:author="Paolo T. Parone" w:date="2018-07-30T12:57:00Z"/>
                <w:sz w:val="20"/>
                <w:szCs w:val="20"/>
                <w:lang w:val="en-US"/>
              </w:rPr>
            </w:pPr>
            <w:del w:id="524" w:author="Paolo T. Parone" w:date="2018-07-30T12:57:00Z">
              <w:r w:rsidDel="00E24397">
                <w:rPr>
                  <w:sz w:val="20"/>
                  <w:szCs w:val="20"/>
                  <w:lang w:val="en-US"/>
                </w:rPr>
                <w:delText xml:space="preserve">Security breach due to improper handling of Payroll </w:delText>
              </w:r>
              <w:r w:rsidR="001F3F4B" w:rsidDel="00E24397">
                <w:rPr>
                  <w:sz w:val="20"/>
                  <w:szCs w:val="20"/>
                  <w:lang w:val="en-US"/>
                </w:rPr>
                <w:delText>Master List</w:delText>
              </w:r>
            </w:del>
          </w:p>
        </w:tc>
      </w:tr>
      <w:tr w:rsidR="001C4C95" w:rsidRPr="00C53824" w:rsidDel="00E24397" w14:paraId="75F7F29B" w14:textId="43D00E57" w:rsidTr="006D074C">
        <w:trPr>
          <w:trHeight w:val="20"/>
          <w:del w:id="525" w:author="Paolo T. Parone" w:date="2018-07-30T12:57:00Z"/>
        </w:trPr>
        <w:tc>
          <w:tcPr>
            <w:tcW w:w="4765" w:type="dxa"/>
            <w:gridSpan w:val="2"/>
            <w:tcBorders>
              <w:top w:val="single" w:sz="4" w:space="0" w:color="auto"/>
            </w:tcBorders>
            <w:vAlign w:val="center"/>
          </w:tcPr>
          <w:p w14:paraId="6E8A24B4" w14:textId="4B833466" w:rsidR="001C4C95" w:rsidRPr="00C53824" w:rsidDel="00E24397" w:rsidRDefault="001C4C95" w:rsidP="006D074C">
            <w:pPr>
              <w:spacing w:after="0" w:line="240" w:lineRule="auto"/>
              <w:jc w:val="center"/>
              <w:rPr>
                <w:del w:id="526" w:author="Paolo T. Parone" w:date="2018-07-30T12:57:00Z"/>
                <w:b/>
                <w:sz w:val="20"/>
                <w:szCs w:val="20"/>
              </w:rPr>
            </w:pPr>
            <w:del w:id="527" w:author="Paolo T. Parone" w:date="2018-07-30T12:57:00Z">
              <w:r w:rsidRPr="00C53824" w:rsidDel="00E24397">
                <w:rPr>
                  <w:b/>
                  <w:sz w:val="20"/>
                  <w:szCs w:val="20"/>
                </w:rPr>
                <w:delText>Threat / Vulnerability</w:delText>
              </w:r>
            </w:del>
          </w:p>
        </w:tc>
        <w:tc>
          <w:tcPr>
            <w:tcW w:w="2520" w:type="dxa"/>
            <w:tcBorders>
              <w:top w:val="single" w:sz="4" w:space="0" w:color="auto"/>
            </w:tcBorders>
            <w:vAlign w:val="center"/>
          </w:tcPr>
          <w:p w14:paraId="44AF0EB8" w14:textId="159068B8" w:rsidR="001C4C95" w:rsidRPr="00C53824" w:rsidDel="00E24397" w:rsidRDefault="001C4C95" w:rsidP="006D074C">
            <w:pPr>
              <w:spacing w:after="0" w:line="240" w:lineRule="auto"/>
              <w:jc w:val="center"/>
              <w:rPr>
                <w:del w:id="528" w:author="Paolo T. Parone" w:date="2018-07-30T12:57:00Z"/>
                <w:b/>
                <w:sz w:val="20"/>
                <w:szCs w:val="20"/>
              </w:rPr>
            </w:pPr>
            <w:del w:id="529" w:author="Paolo T. Parone" w:date="2018-07-30T12:57:00Z">
              <w:r w:rsidRPr="00C53824" w:rsidDel="00E24397">
                <w:rPr>
                  <w:b/>
                  <w:sz w:val="20"/>
                  <w:szCs w:val="20"/>
                </w:rPr>
                <w:delText>Control / Mitigating Circumstances</w:delText>
              </w:r>
            </w:del>
          </w:p>
        </w:tc>
        <w:tc>
          <w:tcPr>
            <w:tcW w:w="5040" w:type="dxa"/>
            <w:tcBorders>
              <w:top w:val="single" w:sz="4" w:space="0" w:color="auto"/>
            </w:tcBorders>
            <w:vAlign w:val="center"/>
          </w:tcPr>
          <w:p w14:paraId="0AD46FF4" w14:textId="178D02DA" w:rsidR="001C4C95" w:rsidRPr="00C53824" w:rsidDel="00E24397" w:rsidRDefault="001C4C95" w:rsidP="006D074C">
            <w:pPr>
              <w:spacing w:after="0" w:line="240" w:lineRule="auto"/>
              <w:jc w:val="center"/>
              <w:rPr>
                <w:del w:id="530" w:author="Paolo T. Parone" w:date="2018-07-30T12:57:00Z"/>
                <w:b/>
                <w:sz w:val="20"/>
                <w:szCs w:val="20"/>
              </w:rPr>
            </w:pPr>
            <w:del w:id="531" w:author="Paolo T. Parone" w:date="2018-07-30T12:57:00Z">
              <w:r w:rsidRPr="00C53824" w:rsidDel="00E24397">
                <w:rPr>
                  <w:b/>
                  <w:sz w:val="20"/>
                  <w:szCs w:val="20"/>
                </w:rPr>
                <w:delText>Recommendation</w:delText>
              </w:r>
            </w:del>
          </w:p>
        </w:tc>
        <w:tc>
          <w:tcPr>
            <w:tcW w:w="3060" w:type="dxa"/>
            <w:tcBorders>
              <w:top w:val="single" w:sz="4" w:space="0" w:color="auto"/>
            </w:tcBorders>
            <w:vAlign w:val="center"/>
          </w:tcPr>
          <w:p w14:paraId="12D7A595" w14:textId="4BE8FA1D" w:rsidR="001C4C95" w:rsidRPr="00C53824" w:rsidDel="00E24397" w:rsidRDefault="001C4C95" w:rsidP="006D074C">
            <w:pPr>
              <w:spacing w:after="0" w:line="240" w:lineRule="auto"/>
              <w:jc w:val="center"/>
              <w:rPr>
                <w:del w:id="532" w:author="Paolo T. Parone" w:date="2018-07-30T12:57:00Z"/>
                <w:b/>
                <w:sz w:val="20"/>
                <w:szCs w:val="20"/>
              </w:rPr>
            </w:pPr>
            <w:del w:id="533" w:author="Paolo T. Parone" w:date="2018-07-30T12:57:00Z">
              <w:r w:rsidRPr="00C53824" w:rsidDel="00E24397">
                <w:rPr>
                  <w:b/>
                  <w:sz w:val="20"/>
                  <w:szCs w:val="20"/>
                </w:rPr>
                <w:delText>Action Plan</w:delText>
              </w:r>
            </w:del>
          </w:p>
        </w:tc>
      </w:tr>
      <w:tr w:rsidR="001C4C95" w:rsidDel="00E24397" w14:paraId="056D9755" w14:textId="0C8DACD3" w:rsidTr="006D074C">
        <w:trPr>
          <w:trHeight w:val="4184"/>
          <w:del w:id="534" w:author="Paolo T. Parone" w:date="2018-07-30T12:57:00Z"/>
        </w:trPr>
        <w:tc>
          <w:tcPr>
            <w:tcW w:w="4765" w:type="dxa"/>
            <w:gridSpan w:val="2"/>
          </w:tcPr>
          <w:p w14:paraId="44232E54" w14:textId="1597DFB6" w:rsidR="001C4C95" w:rsidDel="00E24397" w:rsidRDefault="001C4C95" w:rsidP="006D074C">
            <w:pPr>
              <w:jc w:val="both"/>
              <w:rPr>
                <w:del w:id="535" w:author="Paolo T. Parone" w:date="2018-07-30T12:57:00Z"/>
                <w:b/>
                <w:u w:val="single"/>
              </w:rPr>
            </w:pPr>
            <w:del w:id="536" w:author="Paolo T. Parone" w:date="2018-07-30T12:57:00Z">
              <w:r w:rsidRPr="006074E1" w:rsidDel="00E24397">
                <w:rPr>
                  <w:b/>
                  <w:u w:val="single"/>
                </w:rPr>
                <w:delText>Threat</w:delText>
              </w:r>
            </w:del>
          </w:p>
          <w:p w14:paraId="0419C155" w14:textId="2A7F000E" w:rsidR="001F3F4B" w:rsidRPr="005D5434" w:rsidDel="00E24397" w:rsidRDefault="001F3F4B" w:rsidP="006D074C">
            <w:pPr>
              <w:jc w:val="both"/>
              <w:rPr>
                <w:del w:id="537" w:author="Paolo T. Parone" w:date="2018-07-30T12:57:00Z"/>
              </w:rPr>
            </w:pPr>
            <w:del w:id="538" w:author="Paolo T. Parone" w:date="2018-07-30T12:57:00Z">
              <w:r w:rsidRPr="005D5434" w:rsidDel="00E24397">
                <w:delText xml:space="preserve">Security breach that involves </w:delText>
              </w:r>
              <w:r w:rsidRPr="001F3F4B" w:rsidDel="00E24397">
                <w:delText>unauthorized access</w:delText>
              </w:r>
              <w:r w:rsidRPr="005D5434" w:rsidDel="00E24397">
                <w:delText>, use and disclosure of payroll details of employees</w:delText>
              </w:r>
              <w:r w:rsidDel="00E24397">
                <w:delText>.</w:delText>
              </w:r>
            </w:del>
          </w:p>
          <w:p w14:paraId="14B51653" w14:textId="469AB2C8" w:rsidR="001C4C95" w:rsidDel="00E24397" w:rsidRDefault="001C4C95" w:rsidP="006D074C">
            <w:pPr>
              <w:jc w:val="both"/>
              <w:rPr>
                <w:del w:id="539" w:author="Paolo T. Parone" w:date="2018-07-30T12:57:00Z"/>
                <w:b/>
                <w:u w:val="single"/>
              </w:rPr>
            </w:pPr>
            <w:del w:id="540" w:author="Paolo T. Parone" w:date="2018-07-30T12:57:00Z">
              <w:r w:rsidRPr="006074E1" w:rsidDel="00E24397">
                <w:rPr>
                  <w:b/>
                  <w:u w:val="single"/>
                </w:rPr>
                <w:delText>Vulnerability</w:delText>
              </w:r>
            </w:del>
          </w:p>
          <w:p w14:paraId="02261E69" w14:textId="4675146C" w:rsidR="001C4C95" w:rsidDel="00E24397" w:rsidRDefault="001F3F4B" w:rsidP="006D074C">
            <w:pPr>
              <w:jc w:val="both"/>
              <w:rPr>
                <w:del w:id="541" w:author="Paolo T. Parone" w:date="2018-07-30T12:57:00Z"/>
                <w:sz w:val="20"/>
                <w:szCs w:val="20"/>
              </w:rPr>
            </w:pPr>
            <w:del w:id="542" w:author="Paolo T. Parone" w:date="2018-07-30T12:57:00Z">
              <w:r w:rsidDel="00E24397">
                <w:rPr>
                  <w:sz w:val="20"/>
                  <w:szCs w:val="20"/>
                </w:rPr>
                <w:delText>Softcopy files (Microsoft Excel) of the payroll master list containing the payroll details of all employees do not have security passwords.</w:delText>
              </w:r>
            </w:del>
          </w:p>
          <w:p w14:paraId="65364DCF" w14:textId="627FF226" w:rsidR="005D5434" w:rsidRPr="006074E1" w:rsidDel="00E24397" w:rsidRDefault="005D5434" w:rsidP="005D5434">
            <w:pPr>
              <w:jc w:val="both"/>
              <w:rPr>
                <w:del w:id="543" w:author="Paolo T. Parone" w:date="2018-07-30T12:57:00Z"/>
                <w:b/>
                <w:u w:val="single"/>
              </w:rPr>
            </w:pPr>
            <w:del w:id="544" w:author="Paolo T. Parone" w:date="2018-07-30T12:57:00Z">
              <w:r w:rsidRPr="00314E58" w:rsidDel="00E24397">
                <w:rPr>
                  <w:sz w:val="20"/>
                  <w:lang w:val="en-US"/>
                </w:rPr>
                <w:delText>Please</w:delText>
              </w:r>
              <w:r w:rsidRPr="0037535D" w:rsidDel="00E24397">
                <w:rPr>
                  <w:sz w:val="20"/>
                  <w:szCs w:val="20"/>
                </w:rPr>
                <w:delText xml:space="preserve"> refer to</w:delText>
              </w:r>
              <w:r w:rsidDel="00E24397">
                <w:rPr>
                  <w:sz w:val="20"/>
                  <w:szCs w:val="20"/>
                </w:rPr>
                <w:delText xml:space="preserve"> DPA IRR Sec. 18 par. b.5.</w:delText>
              </w:r>
            </w:del>
          </w:p>
          <w:p w14:paraId="0B6954BA" w14:textId="61798F31" w:rsidR="001C4C95" w:rsidRPr="007F5F1D" w:rsidDel="00E24397" w:rsidRDefault="001C4C95" w:rsidP="006D074C">
            <w:pPr>
              <w:jc w:val="both"/>
              <w:rPr>
                <w:del w:id="545" w:author="Paolo T. Parone" w:date="2018-07-30T12:57:00Z"/>
                <w:b/>
                <w:u w:val="single"/>
              </w:rPr>
            </w:pPr>
          </w:p>
        </w:tc>
        <w:tc>
          <w:tcPr>
            <w:tcW w:w="2520" w:type="dxa"/>
          </w:tcPr>
          <w:p w14:paraId="62E407FC" w14:textId="0F774084" w:rsidR="001C4C95" w:rsidDel="00E24397" w:rsidRDefault="001C4C95" w:rsidP="006D074C">
            <w:pPr>
              <w:jc w:val="both"/>
              <w:rPr>
                <w:del w:id="546" w:author="Paolo T. Parone" w:date="2018-07-30T12:57:00Z"/>
                <w:sz w:val="20"/>
                <w:szCs w:val="20"/>
              </w:rPr>
            </w:pPr>
          </w:p>
          <w:p w14:paraId="61134A05" w14:textId="391B44F8" w:rsidR="001C4C95" w:rsidDel="00E24397" w:rsidRDefault="001F3F4B" w:rsidP="006D074C">
            <w:pPr>
              <w:jc w:val="both"/>
              <w:rPr>
                <w:del w:id="547" w:author="Paolo T. Parone" w:date="2018-07-30T12:57:00Z"/>
                <w:sz w:val="20"/>
                <w:szCs w:val="20"/>
              </w:rPr>
            </w:pPr>
            <w:del w:id="548" w:author="Paolo T. Parone" w:date="2018-07-30T12:57:00Z">
              <w:r w:rsidDel="00E24397">
                <w:rPr>
                  <w:sz w:val="20"/>
                  <w:szCs w:val="20"/>
                </w:rPr>
                <w:delText>Only authorized HR and accounting personnel has access to the payroll registers.</w:delText>
              </w:r>
            </w:del>
          </w:p>
          <w:p w14:paraId="3C0B798F" w14:textId="66319E4E" w:rsidR="001C4C95" w:rsidDel="00E24397" w:rsidRDefault="001C4C95" w:rsidP="006D074C">
            <w:pPr>
              <w:jc w:val="both"/>
              <w:rPr>
                <w:del w:id="549" w:author="Paolo T. Parone" w:date="2018-07-30T12:57:00Z"/>
              </w:rPr>
            </w:pPr>
          </w:p>
        </w:tc>
        <w:tc>
          <w:tcPr>
            <w:tcW w:w="5040" w:type="dxa"/>
          </w:tcPr>
          <w:p w14:paraId="1F433154" w14:textId="12E265ED" w:rsidR="001C4C95" w:rsidDel="00E24397" w:rsidRDefault="001C4C95" w:rsidP="006D074C">
            <w:pPr>
              <w:tabs>
                <w:tab w:val="left" w:pos="990"/>
              </w:tabs>
              <w:rPr>
                <w:del w:id="550" w:author="Paolo T. Parone" w:date="2018-07-30T12:57:00Z"/>
                <w:b/>
                <w:sz w:val="20"/>
                <w:szCs w:val="20"/>
                <w:u w:val="single"/>
              </w:rPr>
            </w:pPr>
            <w:del w:id="551" w:author="Paolo T. Parone" w:date="2018-07-30T12:57:00Z">
              <w:r w:rsidDel="00E24397">
                <w:rPr>
                  <w:b/>
                  <w:sz w:val="20"/>
                  <w:szCs w:val="20"/>
                  <w:u w:val="single"/>
                </w:rPr>
                <w:delText xml:space="preserve">Organizational </w:delText>
              </w:r>
              <w:r w:rsidRPr="00F653DB" w:rsidDel="00E24397">
                <w:rPr>
                  <w:b/>
                  <w:sz w:val="20"/>
                  <w:szCs w:val="20"/>
                  <w:u w:val="single"/>
                </w:rPr>
                <w:delText>Measures</w:delText>
              </w:r>
            </w:del>
          </w:p>
          <w:p w14:paraId="1E6A7CB0" w14:textId="774B5F43" w:rsidR="001F3F4B" w:rsidDel="00E24397" w:rsidRDefault="001F3F4B" w:rsidP="001F3F4B">
            <w:pPr>
              <w:tabs>
                <w:tab w:val="left" w:pos="180"/>
                <w:tab w:val="left" w:pos="990"/>
              </w:tabs>
              <w:jc w:val="both"/>
              <w:rPr>
                <w:del w:id="552" w:author="Paolo T. Parone" w:date="2018-07-30T12:57:00Z"/>
                <w:sz w:val="20"/>
                <w:szCs w:val="20"/>
              </w:rPr>
            </w:pPr>
            <w:del w:id="553" w:author="Paolo T. Parone" w:date="2018-07-30T12:57:00Z">
              <w:r w:rsidDel="00E24397">
                <w:rPr>
                  <w:sz w:val="20"/>
                  <w:szCs w:val="20"/>
                </w:rPr>
                <w:delText>Strengthen controls in handling payroll master list. Secure with passwords.</w:delText>
              </w:r>
            </w:del>
          </w:p>
          <w:p w14:paraId="6FC816D7" w14:textId="219279C3" w:rsidR="001C4C95" w:rsidRPr="005D5434" w:rsidDel="00E24397" w:rsidRDefault="001C4C95" w:rsidP="005D5434">
            <w:pPr>
              <w:spacing w:after="0" w:line="240" w:lineRule="auto"/>
              <w:jc w:val="both"/>
              <w:rPr>
                <w:del w:id="554" w:author="Paolo T. Parone" w:date="2018-07-30T12:57:00Z"/>
                <w:sz w:val="20"/>
                <w:szCs w:val="20"/>
              </w:rPr>
            </w:pPr>
          </w:p>
        </w:tc>
        <w:tc>
          <w:tcPr>
            <w:tcW w:w="3060" w:type="dxa"/>
          </w:tcPr>
          <w:p w14:paraId="6A212034" w14:textId="0B560163" w:rsidR="001C4C95" w:rsidDel="00E24397" w:rsidRDefault="001C4C95" w:rsidP="006D074C">
            <w:pPr>
              <w:contextualSpacing/>
              <w:jc w:val="both"/>
              <w:rPr>
                <w:del w:id="555" w:author="Paolo T. Parone" w:date="2018-07-30T12:57:00Z"/>
                <w:rFonts w:ascii="Calibri" w:eastAsia="Calibri" w:hAnsi="Calibri" w:cs="Times New Roman"/>
                <w:bCs/>
                <w:color w:val="000000"/>
                <w:sz w:val="20"/>
                <w:szCs w:val="20"/>
                <w:lang w:val="en-US"/>
              </w:rPr>
            </w:pPr>
          </w:p>
          <w:p w14:paraId="13DD4C86" w14:textId="7D7FFABE" w:rsidR="001C4C95" w:rsidDel="00E24397" w:rsidRDefault="001C4C95" w:rsidP="006D074C">
            <w:pPr>
              <w:contextualSpacing/>
              <w:jc w:val="both"/>
              <w:rPr>
                <w:del w:id="556" w:author="Paolo T. Parone" w:date="2018-07-30T12:57:00Z"/>
                <w:rFonts w:ascii="Calibri" w:eastAsia="Calibri" w:hAnsi="Calibri" w:cs="Times New Roman"/>
                <w:bCs/>
                <w:color w:val="000000"/>
                <w:sz w:val="20"/>
                <w:szCs w:val="20"/>
                <w:lang w:val="en-US"/>
              </w:rPr>
            </w:pPr>
          </w:p>
          <w:p w14:paraId="3712687B" w14:textId="2C3B010B" w:rsidR="001F3F4B" w:rsidRPr="0022142C" w:rsidDel="00E24397" w:rsidRDefault="001F3F4B" w:rsidP="001F3F4B">
            <w:pPr>
              <w:contextualSpacing/>
              <w:jc w:val="both"/>
              <w:rPr>
                <w:del w:id="557" w:author="Paolo T. Parone" w:date="2018-07-30T12:57:00Z"/>
                <w:rFonts w:ascii="Calibri" w:eastAsia="Calibri" w:hAnsi="Calibri" w:cs="Times New Roman"/>
                <w:bCs/>
                <w:color w:val="000000"/>
                <w:sz w:val="20"/>
                <w:szCs w:val="20"/>
                <w:lang w:val="en-US"/>
              </w:rPr>
            </w:pPr>
            <w:del w:id="558" w:author="Paolo T. Parone" w:date="2018-07-30T12:57:00Z">
              <w:r w:rsidDel="00E24397">
                <w:rPr>
                  <w:rFonts w:ascii="Calibri" w:eastAsia="Calibri" w:hAnsi="Calibri" w:cs="Times New Roman"/>
                  <w:bCs/>
                  <w:color w:val="000000"/>
                  <w:sz w:val="20"/>
                  <w:szCs w:val="20"/>
                  <w:lang w:val="en-US"/>
                </w:rPr>
                <w:delText>Target Implementation Date:</w:delText>
              </w:r>
            </w:del>
          </w:p>
          <w:p w14:paraId="583F0B94" w14:textId="6EA3CAA0" w:rsidR="001F3F4B" w:rsidRPr="0022142C" w:rsidDel="00E24397" w:rsidRDefault="001F3F4B" w:rsidP="001F3F4B">
            <w:pPr>
              <w:contextualSpacing/>
              <w:jc w:val="both"/>
              <w:rPr>
                <w:del w:id="559" w:author="Paolo T. Parone" w:date="2018-07-30T12:57:00Z"/>
                <w:rFonts w:ascii="Calibri" w:eastAsia="Calibri" w:hAnsi="Calibri" w:cs="Times New Roman"/>
                <w:bCs/>
                <w:color w:val="000000"/>
                <w:sz w:val="20"/>
                <w:szCs w:val="20"/>
                <w:lang w:val="en-US"/>
              </w:rPr>
            </w:pPr>
          </w:p>
          <w:p w14:paraId="05ABFEE4" w14:textId="1B4FAEA3" w:rsidR="001F3F4B" w:rsidDel="00E24397" w:rsidRDefault="001F3F4B" w:rsidP="001F3F4B">
            <w:pPr>
              <w:contextualSpacing/>
              <w:rPr>
                <w:del w:id="560" w:author="Paolo T. Parone" w:date="2018-07-30T12:57:00Z"/>
                <w:rFonts w:ascii="Calibri" w:eastAsia="Calibri" w:hAnsi="Calibri" w:cs="Times New Roman"/>
                <w:bCs/>
                <w:color w:val="000000"/>
                <w:sz w:val="20"/>
                <w:szCs w:val="20"/>
                <w:lang w:val="en-US"/>
              </w:rPr>
            </w:pPr>
            <w:del w:id="561" w:author="Paolo T. Parone" w:date="2018-07-30T12:57:00Z">
              <w:r w:rsidRPr="0022142C" w:rsidDel="00E24397">
                <w:rPr>
                  <w:rFonts w:ascii="Calibri" w:eastAsia="Calibri" w:hAnsi="Calibri" w:cs="Times New Roman"/>
                  <w:bCs/>
                  <w:color w:val="000000"/>
                  <w:sz w:val="20"/>
                  <w:szCs w:val="20"/>
                  <w:lang w:val="en-US"/>
                </w:rPr>
                <w:delText>Person Responsible</w:delText>
              </w:r>
              <w:r w:rsidDel="00E24397">
                <w:rPr>
                  <w:rFonts w:ascii="Calibri" w:eastAsia="Calibri" w:hAnsi="Calibri" w:cs="Times New Roman"/>
                  <w:bCs/>
                  <w:color w:val="000000"/>
                  <w:sz w:val="20"/>
                  <w:szCs w:val="20"/>
                  <w:lang w:val="en-US"/>
                </w:rPr>
                <w:delText>:</w:delText>
              </w:r>
            </w:del>
          </w:p>
          <w:p w14:paraId="611690D5" w14:textId="1260CADB" w:rsidR="001F3F4B" w:rsidDel="00E24397" w:rsidRDefault="001F3F4B" w:rsidP="001F3F4B">
            <w:pPr>
              <w:contextualSpacing/>
              <w:jc w:val="both"/>
              <w:rPr>
                <w:del w:id="562" w:author="Paolo T. Parone" w:date="2018-07-30T12:57:00Z"/>
                <w:rFonts w:ascii="Calibri" w:eastAsia="Calibri" w:hAnsi="Calibri" w:cs="Times New Roman"/>
                <w:bCs/>
                <w:color w:val="000000"/>
                <w:sz w:val="20"/>
                <w:szCs w:val="20"/>
                <w:lang w:val="en-US"/>
              </w:rPr>
            </w:pPr>
            <w:del w:id="563" w:author="Paolo T. Parone" w:date="2018-07-30T12:57:00Z">
              <w:r w:rsidDel="00E24397">
                <w:rPr>
                  <w:rFonts w:ascii="Calibri" w:eastAsia="Calibri" w:hAnsi="Calibri" w:cs="Times New Roman"/>
                  <w:bCs/>
                  <w:color w:val="000000"/>
                  <w:sz w:val="20"/>
                  <w:szCs w:val="20"/>
                  <w:lang w:val="en-US"/>
                </w:rPr>
                <w:delText>Ms. Marta D. Villa – HRD Head</w:delText>
              </w:r>
            </w:del>
          </w:p>
          <w:p w14:paraId="67957455" w14:textId="5406267F" w:rsidR="00F220FF" w:rsidDel="00E24397" w:rsidRDefault="00F220FF" w:rsidP="001F3F4B">
            <w:pPr>
              <w:contextualSpacing/>
              <w:jc w:val="both"/>
              <w:rPr>
                <w:del w:id="564" w:author="Paolo T. Parone" w:date="2018-07-30T12:57:00Z"/>
                <w:rFonts w:ascii="Calibri" w:eastAsia="Calibri" w:hAnsi="Calibri" w:cs="Times New Roman"/>
                <w:bCs/>
                <w:color w:val="000000"/>
                <w:sz w:val="20"/>
                <w:szCs w:val="20"/>
                <w:lang w:val="en-US"/>
              </w:rPr>
            </w:pPr>
            <w:del w:id="565" w:author="Paolo T. Parone" w:date="2018-07-30T12:57:00Z">
              <w:r w:rsidDel="00E24397">
                <w:rPr>
                  <w:rFonts w:ascii="Calibri" w:eastAsia="Calibri" w:hAnsi="Calibri" w:cs="Times New Roman"/>
                  <w:bCs/>
                  <w:color w:val="000000"/>
                  <w:sz w:val="20"/>
                  <w:szCs w:val="20"/>
                  <w:lang w:val="en-US"/>
                </w:rPr>
                <w:delText>Ms. Mary Ann Lee Antoque - Comptroller</w:delText>
              </w:r>
            </w:del>
          </w:p>
          <w:p w14:paraId="2BCD7E28" w14:textId="0AFFA5F0" w:rsidR="001C4C95" w:rsidDel="00E24397" w:rsidRDefault="001C4C95" w:rsidP="006D074C">
            <w:pPr>
              <w:contextualSpacing/>
              <w:jc w:val="both"/>
              <w:rPr>
                <w:del w:id="566" w:author="Paolo T. Parone" w:date="2018-07-30T12:57:00Z"/>
              </w:rPr>
            </w:pPr>
          </w:p>
        </w:tc>
      </w:tr>
    </w:tbl>
    <w:p w14:paraId="4B16C33C" w14:textId="77999600" w:rsidR="00F475BC" w:rsidRDefault="00F475BC" w:rsidP="00F67A95"/>
    <w:sectPr w:rsidR="00F475BC" w:rsidSect="004A53D8">
      <w:pgSz w:w="16839" w:h="11907" w:orient="landscape" w:code="9"/>
      <w:pgMar w:top="720" w:right="720" w:bottom="450" w:left="720" w:header="432" w:footer="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0F9530" w14:textId="77777777" w:rsidR="00FC7552" w:rsidRDefault="00FC7552" w:rsidP="003B435B">
      <w:pPr>
        <w:spacing w:after="0" w:line="240" w:lineRule="auto"/>
      </w:pPr>
      <w:r>
        <w:separator/>
      </w:r>
    </w:p>
  </w:endnote>
  <w:endnote w:type="continuationSeparator" w:id="0">
    <w:p w14:paraId="27A8F831" w14:textId="77777777" w:rsidR="00FC7552" w:rsidRDefault="00FC7552" w:rsidP="003B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0854321"/>
      <w:docPartObj>
        <w:docPartGallery w:val="Page Numbers (Bottom of Page)"/>
        <w:docPartUnique/>
      </w:docPartObj>
    </w:sdtPr>
    <w:sdtEndPr/>
    <w:sdtContent>
      <w:sdt>
        <w:sdtPr>
          <w:id w:val="1833641986"/>
          <w:docPartObj>
            <w:docPartGallery w:val="Page Numbers (Top of Page)"/>
            <w:docPartUnique/>
          </w:docPartObj>
        </w:sdtPr>
        <w:sdtEndPr/>
        <w:sdtContent>
          <w:p w14:paraId="70C4D081" w14:textId="77777777" w:rsidR="0013535C" w:rsidRDefault="0013535C" w:rsidP="00104366">
            <w:pPr>
              <w:pStyle w:val="Footer"/>
              <w:ind w:right="279"/>
              <w:jc w:val="right"/>
            </w:pPr>
            <w:r w:rsidRPr="00374334">
              <w:rPr>
                <w:b/>
                <w:noProof/>
                <w:sz w:val="18"/>
                <w:lang w:eastAsia="en-PH"/>
              </w:rPr>
              <mc:AlternateContent>
                <mc:Choice Requires="wpg">
                  <w:drawing>
                    <wp:anchor distT="0" distB="0" distL="114300" distR="114300" simplePos="0" relativeHeight="251655168" behindDoc="1" locked="0" layoutInCell="1" allowOverlap="1" wp14:anchorId="5189B49C" wp14:editId="2AE2B331">
                      <wp:simplePos x="0" y="0"/>
                      <wp:positionH relativeFrom="column">
                        <wp:posOffset>-457200</wp:posOffset>
                      </wp:positionH>
                      <wp:positionV relativeFrom="paragraph">
                        <wp:posOffset>-86360</wp:posOffset>
                      </wp:positionV>
                      <wp:extent cx="10698480" cy="333375"/>
                      <wp:effectExtent l="0" t="0" r="26670" b="9525"/>
                      <wp:wrapNone/>
                      <wp:docPr id="33" name="Group 33"/>
                      <wp:cNvGraphicFramePr/>
                      <a:graphic xmlns:a="http://schemas.openxmlformats.org/drawingml/2006/main">
                        <a:graphicData uri="http://schemas.microsoft.com/office/word/2010/wordprocessingGroup">
                          <wpg:wgp>
                            <wpg:cNvGrpSpPr/>
                            <wpg:grpSpPr>
                              <a:xfrm>
                                <a:off x="0" y="0"/>
                                <a:ext cx="10698480" cy="333375"/>
                                <a:chOff x="-450482" y="0"/>
                                <a:chExt cx="10541268" cy="333676"/>
                              </a:xfrm>
                              <a:solidFill>
                                <a:srgbClr val="0070C0"/>
                              </a:solidFill>
                            </wpg:grpSpPr>
                            <wpg:grpSp>
                              <wpg:cNvPr id="35" name="Group 35"/>
                              <wpg:cNvGrpSpPr/>
                              <wpg:grpSpPr>
                                <a:xfrm>
                                  <a:off x="-450482" y="0"/>
                                  <a:ext cx="10541268" cy="333676"/>
                                  <a:chOff x="-450482" y="0"/>
                                  <a:chExt cx="10541268" cy="333676"/>
                                </a:xfrm>
                                <a:grpFill/>
                              </wpg:grpSpPr>
                              <wps:wsp>
                                <wps:cNvPr id="36" name="Rectangle 36"/>
                                <wps:cNvSpPr/>
                                <wps:spPr>
                                  <a:xfrm>
                                    <a:off x="-450479" y="0"/>
                                    <a:ext cx="10541265" cy="33367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Straight Connector 38"/>
                                <wps:cNvCnPr/>
                                <wps:spPr>
                                  <a:xfrm>
                                    <a:off x="-450481" y="285552"/>
                                    <a:ext cx="10541266" cy="0"/>
                                  </a:xfrm>
                                  <a:prstGeom prst="line">
                                    <a:avLst/>
                                  </a:prstGeom>
                                  <a:grpFill/>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7" name="Straight Connector 37"/>
                                <wps:cNvCnPr/>
                                <wps:spPr>
                                  <a:xfrm>
                                    <a:off x="-450482" y="38100"/>
                                    <a:ext cx="10541265" cy="0"/>
                                  </a:xfrm>
                                  <a:prstGeom prst="line">
                                    <a:avLst/>
                                  </a:prstGeom>
                                  <a:grpFill/>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42" name="Text Box 42"/>
                              <wps:cNvSpPr txBox="1"/>
                              <wps:spPr>
                                <a:xfrm>
                                  <a:off x="9525" y="47581"/>
                                  <a:ext cx="2290573" cy="2377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AB592C" w14:textId="77777777" w:rsidR="0013535C" w:rsidRPr="00A406E2" w:rsidRDefault="0013535C" w:rsidP="00104366">
                                    <w:pPr>
                                      <w:rPr>
                                        <w:b/>
                                        <w:color w:val="000000" w:themeColor="text1"/>
                                        <w:sz w:val="20"/>
                                        <w14:textOutline w14:w="9525" w14:cap="rnd" w14:cmpd="sng" w14:algn="ctr">
                                          <w14:noFill/>
                                          <w14:prstDash w14:val="solid"/>
                                          <w14:bevel/>
                                        </w14:textOutline>
                                      </w:rPr>
                                    </w:pPr>
                                    <w:r w:rsidRPr="00A406E2">
                                      <w:rPr>
                                        <w:b/>
                                        <w:color w:val="000000" w:themeColor="text1"/>
                                        <w:sz w:val="20"/>
                                        <w14:textOutline w14:w="9525" w14:cap="rnd" w14:cmpd="sng" w14:algn="ctr">
                                          <w14:noFill/>
                                          <w14:prstDash w14:val="solid"/>
                                          <w14:bevel/>
                                        </w14:textOutline>
                                      </w:rPr>
                                      <w:t>RISK ASSESSMENT AND TREATMENT PLAN</w:t>
                                    </w:r>
                                  </w:p>
                                </w:txbxContent>
                              </wps:txbx>
                              <wps:bodyPr rot="0" spcFirstLastPara="0" vertOverflow="overflow" horzOverflow="overflow" vert="horz" wrap="none" lIns="0" tIns="4572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89B49C" id="Group 33" o:spid="_x0000_s1026" style="position:absolute;left:0;text-align:left;margin-left:-36pt;margin-top:-6.8pt;width:842.4pt;height:26.25pt;z-index:-251661312;mso-width-relative:margin;mso-height-relative:margin" coordorigin="-4504" coordsize="105412,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">
                      <v:group id="Group 35" o:spid="_x0000_s1027" style="position:absolute;left:-4504;width:105411;height:3336" coordorigin="-4504" coordsize="10541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28" style="position:absolute;left:-4504;width:105411;height:3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" filled="f" stroked="f" strokeweight="1pt"/>
                        <v:line id="Straight Connector 38" o:spid="_x0000_s1029" style="position:absolute;visibility:visible;mso-wrap-style:square" from="-4504,2855" to="100907,2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" strokecolor="white [3212]" strokeweight="1pt">
                          <v:stroke joinstyle="miter"/>
                        </v:line>
                        <v:line id="Straight Connector 37" o:spid="_x0000_s1030" style="position:absolute;visibility:visible;mso-wrap-style:square" from="-4504,381" to="100907,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" strokecolor="white [3212]" strokeweight="1pt">
                          <v:stroke joinstyle="miter"/>
                        </v:line>
                      </v:group>
                      <v:shapetype id="_x0000_t202" coordsize="21600,21600" o:spt="202" path="m,l,21600r21600,l21600,xe">
                        <v:stroke joinstyle="miter"/>
                        <v:path gradientshapeok="t" o:connecttype="rect"/>
                      </v:shapetype>
                      <v:shape id="Text Box 42" o:spid="_x0000_s1031" type="#_x0000_t202" style="position:absolute;left:95;top:475;width:22905;height:23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" filled="f" stroked="f" strokeweight=".5pt">
                        <v:textbox inset="0,,,0">
                          <w:txbxContent>
                            <w:p w14:paraId="54AB592C" w14:textId="77777777" w:rsidR="0013535C" w:rsidRPr="00A406E2" w:rsidRDefault="0013535C" w:rsidP="00104366">
                              <w:pPr>
                                <w:rPr>
                                  <w:b/>
                                  <w:color w:val="000000" w:themeColor="text1"/>
                                  <w:sz w:val="20"/>
                                  <w14:textOutline w14:w="9525" w14:cap="rnd" w14:cmpd="sng" w14:algn="ctr">
                                    <w14:noFill/>
                                    <w14:prstDash w14:val="solid"/>
                                    <w14:bevel/>
                                  </w14:textOutline>
                                </w:rPr>
                              </w:pPr>
                              <w:r w:rsidRPr="00A406E2">
                                <w:rPr>
                                  <w:b/>
                                  <w:color w:val="000000" w:themeColor="text1"/>
                                  <w:sz w:val="20"/>
                                  <w14:textOutline w14:w="9525" w14:cap="rnd" w14:cmpd="sng" w14:algn="ctr">
                                    <w14:noFill/>
                                    <w14:prstDash w14:val="solid"/>
                                    <w14:bevel/>
                                  </w14:textOutline>
                                </w:rPr>
                                <w:t>RISK ASSESSMENT AND TREATMENT PLAN</w:t>
                              </w:r>
                            </w:p>
                          </w:txbxContent>
                        </v:textbox>
                      </v:shape>
                    </v:group>
                  </w:pict>
                </mc:Fallback>
              </mc:AlternateContent>
            </w:r>
            <w:r w:rsidRPr="000F7667">
              <w:rPr>
                <w:sz w:val="20"/>
                <w:szCs w:val="20"/>
              </w:rPr>
              <w:t xml:space="preserve"> </w:t>
            </w:r>
            <w:r w:rsidRPr="000F7667">
              <w:rPr>
                <w:sz w:val="18"/>
              </w:rPr>
              <w:t xml:space="preserve">Page </w:t>
            </w:r>
            <w:r w:rsidRPr="00374334">
              <w:rPr>
                <w:b/>
                <w:bCs/>
                <w:sz w:val="20"/>
                <w:szCs w:val="24"/>
              </w:rPr>
              <w:fldChar w:fldCharType="begin"/>
            </w:r>
            <w:r w:rsidRPr="00374334">
              <w:rPr>
                <w:b/>
                <w:bCs/>
                <w:sz w:val="18"/>
              </w:rPr>
              <w:instrText xml:space="preserve"> PAGE </w:instrText>
            </w:r>
            <w:r w:rsidRPr="00374334">
              <w:rPr>
                <w:b/>
                <w:bCs/>
                <w:sz w:val="20"/>
                <w:szCs w:val="24"/>
              </w:rPr>
              <w:fldChar w:fldCharType="separate"/>
            </w:r>
            <w:r w:rsidR="00D954C7">
              <w:rPr>
                <w:b/>
                <w:bCs/>
                <w:noProof/>
                <w:sz w:val="18"/>
              </w:rPr>
              <w:t>1</w:t>
            </w:r>
            <w:r w:rsidRPr="00374334">
              <w:rPr>
                <w:b/>
                <w:bCs/>
                <w:sz w:val="20"/>
                <w:szCs w:val="24"/>
              </w:rPr>
              <w:fldChar w:fldCharType="end"/>
            </w:r>
            <w:r w:rsidRPr="000F7667">
              <w:rPr>
                <w:sz w:val="18"/>
              </w:rPr>
              <w:t xml:space="preserve"> of </w:t>
            </w:r>
            <w:r w:rsidRPr="00374334">
              <w:rPr>
                <w:b/>
                <w:bCs/>
                <w:sz w:val="20"/>
                <w:szCs w:val="24"/>
              </w:rPr>
              <w:fldChar w:fldCharType="begin"/>
            </w:r>
            <w:r w:rsidRPr="00374334">
              <w:rPr>
                <w:b/>
                <w:bCs/>
                <w:sz w:val="18"/>
              </w:rPr>
              <w:instrText xml:space="preserve"> NUMPAGES  </w:instrText>
            </w:r>
            <w:r w:rsidRPr="00374334">
              <w:rPr>
                <w:b/>
                <w:bCs/>
                <w:sz w:val="20"/>
                <w:szCs w:val="24"/>
              </w:rPr>
              <w:fldChar w:fldCharType="separate"/>
            </w:r>
            <w:r w:rsidR="00D954C7">
              <w:rPr>
                <w:b/>
                <w:bCs/>
                <w:noProof/>
                <w:sz w:val="18"/>
              </w:rPr>
              <w:t>13</w:t>
            </w:r>
            <w:r w:rsidRPr="00374334">
              <w:rPr>
                <w:b/>
                <w:bCs/>
                <w:sz w:val="20"/>
                <w:szCs w:val="24"/>
              </w:rPr>
              <w:fldChar w:fldCharType="end"/>
            </w:r>
          </w:p>
        </w:sdtContent>
      </w:sdt>
    </w:sdtContent>
  </w:sdt>
  <w:p w14:paraId="497FDF72" w14:textId="77777777" w:rsidR="0013535C" w:rsidRDefault="0013535C" w:rsidP="00104366">
    <w:pPr>
      <w:pStyle w:val="Footer"/>
      <w:jc w:val="right"/>
    </w:pPr>
  </w:p>
  <w:p w14:paraId="49ABF88C" w14:textId="77777777" w:rsidR="0013535C" w:rsidRPr="00104366" w:rsidRDefault="0013535C" w:rsidP="00104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4306224"/>
      <w:docPartObj>
        <w:docPartGallery w:val="Page Numbers (Bottom of Page)"/>
        <w:docPartUnique/>
      </w:docPartObj>
    </w:sdtPr>
    <w:sdtEndPr/>
    <w:sdtContent>
      <w:sdt>
        <w:sdtPr>
          <w:id w:val="1350377983"/>
          <w:docPartObj>
            <w:docPartGallery w:val="Page Numbers (Top of Page)"/>
            <w:docPartUnique/>
          </w:docPartObj>
        </w:sdtPr>
        <w:sdtEndPr/>
        <w:sdtContent>
          <w:p w14:paraId="62CF2EF8" w14:textId="77777777" w:rsidR="0013535C" w:rsidRDefault="0013535C" w:rsidP="00D47A2E">
            <w:pPr>
              <w:pStyle w:val="Footer"/>
              <w:ind w:right="279"/>
              <w:jc w:val="right"/>
            </w:pPr>
            <w:r w:rsidRPr="00374334">
              <w:rPr>
                <w:b/>
                <w:noProof/>
                <w:sz w:val="18"/>
                <w:lang w:eastAsia="en-PH"/>
              </w:rPr>
              <mc:AlternateContent>
                <mc:Choice Requires="wpg">
                  <w:drawing>
                    <wp:anchor distT="0" distB="0" distL="114300" distR="114300" simplePos="0" relativeHeight="251660288" behindDoc="1" locked="0" layoutInCell="1" allowOverlap="1" wp14:anchorId="1AC1A3E8" wp14:editId="11B9C577">
                      <wp:simplePos x="0" y="0"/>
                      <wp:positionH relativeFrom="column">
                        <wp:posOffset>-457200</wp:posOffset>
                      </wp:positionH>
                      <wp:positionV relativeFrom="paragraph">
                        <wp:posOffset>-86360</wp:posOffset>
                      </wp:positionV>
                      <wp:extent cx="10698480" cy="333375"/>
                      <wp:effectExtent l="0" t="0" r="26670" b="9525"/>
                      <wp:wrapNone/>
                      <wp:docPr id="2062" name="Group 2062"/>
                      <wp:cNvGraphicFramePr/>
                      <a:graphic xmlns:a="http://schemas.openxmlformats.org/drawingml/2006/main">
                        <a:graphicData uri="http://schemas.microsoft.com/office/word/2010/wordprocessingGroup">
                          <wpg:wgp>
                            <wpg:cNvGrpSpPr/>
                            <wpg:grpSpPr>
                              <a:xfrm>
                                <a:off x="0" y="0"/>
                                <a:ext cx="10698480" cy="333375"/>
                                <a:chOff x="-450482" y="0"/>
                                <a:chExt cx="10541268" cy="333676"/>
                              </a:xfrm>
                              <a:solidFill>
                                <a:srgbClr val="0070C0"/>
                              </a:solidFill>
                            </wpg:grpSpPr>
                            <wpg:grpSp>
                              <wpg:cNvPr id="2063" name="Group 2063"/>
                              <wpg:cNvGrpSpPr/>
                              <wpg:grpSpPr>
                                <a:xfrm>
                                  <a:off x="-450482" y="0"/>
                                  <a:ext cx="10541268" cy="333676"/>
                                  <a:chOff x="-450482" y="0"/>
                                  <a:chExt cx="10541268" cy="333676"/>
                                </a:xfrm>
                                <a:grpFill/>
                              </wpg:grpSpPr>
                              <wps:wsp>
                                <wps:cNvPr id="2064" name="Rectangle 2064"/>
                                <wps:cNvSpPr/>
                                <wps:spPr>
                                  <a:xfrm>
                                    <a:off x="-450479" y="0"/>
                                    <a:ext cx="10541265" cy="33367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5" name="Straight Connector 2065"/>
                                <wps:cNvCnPr/>
                                <wps:spPr>
                                  <a:xfrm>
                                    <a:off x="-450481" y="285552"/>
                                    <a:ext cx="10541266" cy="0"/>
                                  </a:xfrm>
                                  <a:prstGeom prst="line">
                                    <a:avLst/>
                                  </a:prstGeom>
                                  <a:grpFill/>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66" name="Straight Connector 2066"/>
                                <wps:cNvCnPr/>
                                <wps:spPr>
                                  <a:xfrm>
                                    <a:off x="-450482" y="38100"/>
                                    <a:ext cx="10541265" cy="0"/>
                                  </a:xfrm>
                                  <a:prstGeom prst="line">
                                    <a:avLst/>
                                  </a:prstGeom>
                                  <a:grpFill/>
                                  <a:ln w="127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2067" name="Text Box 2067"/>
                              <wps:cNvSpPr txBox="1"/>
                              <wps:spPr>
                                <a:xfrm>
                                  <a:off x="9525" y="47581"/>
                                  <a:ext cx="2290573" cy="2377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05A85" w14:textId="77777777" w:rsidR="0013535C" w:rsidRPr="00A406E2" w:rsidRDefault="0013535C" w:rsidP="00D47A2E">
                                    <w:pPr>
                                      <w:rPr>
                                        <w:b/>
                                        <w:color w:val="000000" w:themeColor="text1"/>
                                        <w:sz w:val="20"/>
                                        <w14:textOutline w14:w="9525" w14:cap="rnd" w14:cmpd="sng" w14:algn="ctr">
                                          <w14:noFill/>
                                          <w14:prstDash w14:val="solid"/>
                                          <w14:bevel/>
                                        </w14:textOutline>
                                      </w:rPr>
                                    </w:pPr>
                                    <w:r w:rsidRPr="00A406E2">
                                      <w:rPr>
                                        <w:b/>
                                        <w:color w:val="000000" w:themeColor="text1"/>
                                        <w:sz w:val="20"/>
                                        <w14:textOutline w14:w="9525" w14:cap="rnd" w14:cmpd="sng" w14:algn="ctr">
                                          <w14:noFill/>
                                          <w14:prstDash w14:val="solid"/>
                                          <w14:bevel/>
                                        </w14:textOutline>
                                      </w:rPr>
                                      <w:t>RISK ASSESSMENT AND TREATMENT PLAN</w:t>
                                    </w:r>
                                  </w:p>
                                </w:txbxContent>
                              </wps:txbx>
                              <wps:bodyPr rot="0" spcFirstLastPara="0" vertOverflow="overflow" horzOverflow="overflow" vert="horz" wrap="none" lIns="0" tIns="45720" rIns="9144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C1A3E8" id="Group 2062" o:spid="_x0000_s1035" style="position:absolute;left:0;text-align:left;margin-left:-36pt;margin-top:-6.8pt;width:842.4pt;height:26.25pt;z-index:-251656192;mso-width-relative:margin;mso-height-relative:margin" coordorigin="-4504" coordsize="105412,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">
                      <v:group id="Group 2063" o:spid="_x0000_s1036" style="position:absolute;left:-4504;width:105411;height:3336" coordorigin="-4504" coordsize="10541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">
                        <v:rect id="Rectangle 2064" o:spid="_x0000_s1037" style="position:absolute;left:-4504;width:105411;height:3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" filled="f" stroked="f" strokeweight="1pt"/>
                        <v:line id="Straight Connector 2065" o:spid="_x0000_s1038" style="position:absolute;visibility:visible;mso-wrap-style:square" from="-4504,2855" to="100907,2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" strokecolor="white [3212]" strokeweight="1pt">
                          <v:stroke joinstyle="miter"/>
                        </v:line>
                        <v:line id="Straight Connector 2066" o:spid="_x0000_s1039" style="position:absolute;visibility:visible;mso-wrap-style:square" from="-4504,381" to="100907,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" strokecolor="white [3212]" strokeweight="1pt">
                          <v:stroke joinstyle="miter"/>
                        </v:line>
                      </v:group>
                      <v:shapetype id="_x0000_t202" coordsize="21600,21600" o:spt="202" path="m,l,21600r21600,l21600,xe">
                        <v:stroke joinstyle="miter"/>
                        <v:path gradientshapeok="t" o:connecttype="rect"/>
                      </v:shapetype>
                      <v:shape id="Text Box 2067" o:spid="_x0000_s1040" type="#_x0000_t202" style="position:absolute;left:95;top:475;width:22905;height:237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" filled="f" stroked="f" strokeweight=".5pt">
                        <v:textbox inset="0,,,0">
                          <w:txbxContent>
                            <w:p w14:paraId="75805A85" w14:textId="77777777" w:rsidR="0013535C" w:rsidRPr="00A406E2" w:rsidRDefault="0013535C" w:rsidP="00D47A2E">
                              <w:pPr>
                                <w:rPr>
                                  <w:b/>
                                  <w:color w:val="000000" w:themeColor="text1"/>
                                  <w:sz w:val="20"/>
                                  <w14:textOutline w14:w="9525" w14:cap="rnd" w14:cmpd="sng" w14:algn="ctr">
                                    <w14:noFill/>
                                    <w14:prstDash w14:val="solid"/>
                                    <w14:bevel/>
                                  </w14:textOutline>
                                </w:rPr>
                              </w:pPr>
                              <w:r w:rsidRPr="00A406E2">
                                <w:rPr>
                                  <w:b/>
                                  <w:color w:val="000000" w:themeColor="text1"/>
                                  <w:sz w:val="20"/>
                                  <w14:textOutline w14:w="9525" w14:cap="rnd" w14:cmpd="sng" w14:algn="ctr">
                                    <w14:noFill/>
                                    <w14:prstDash w14:val="solid"/>
                                    <w14:bevel/>
                                  </w14:textOutline>
                                </w:rPr>
                                <w:t>RISK ASSESSMENT AND TREATMENT PLAN</w:t>
                              </w:r>
                            </w:p>
                          </w:txbxContent>
                        </v:textbox>
                      </v:shape>
                    </v:group>
                  </w:pict>
                </mc:Fallback>
              </mc:AlternateContent>
            </w:r>
            <w:r w:rsidRPr="000F7667">
              <w:rPr>
                <w:sz w:val="20"/>
                <w:szCs w:val="20"/>
              </w:rPr>
              <w:t xml:space="preserve"> </w:t>
            </w:r>
            <w:r w:rsidRPr="000F7667">
              <w:rPr>
                <w:sz w:val="18"/>
              </w:rPr>
              <w:t xml:space="preserve">Page </w:t>
            </w:r>
            <w:r w:rsidRPr="00374334">
              <w:rPr>
                <w:b/>
                <w:bCs/>
                <w:sz w:val="20"/>
                <w:szCs w:val="24"/>
              </w:rPr>
              <w:fldChar w:fldCharType="begin"/>
            </w:r>
            <w:r w:rsidRPr="00374334">
              <w:rPr>
                <w:b/>
                <w:bCs/>
                <w:sz w:val="18"/>
              </w:rPr>
              <w:instrText xml:space="preserve"> PAGE </w:instrText>
            </w:r>
            <w:r w:rsidRPr="00374334">
              <w:rPr>
                <w:b/>
                <w:bCs/>
                <w:sz w:val="20"/>
                <w:szCs w:val="24"/>
              </w:rPr>
              <w:fldChar w:fldCharType="separate"/>
            </w:r>
            <w:r w:rsidR="00D954C7">
              <w:rPr>
                <w:b/>
                <w:bCs/>
                <w:noProof/>
                <w:sz w:val="18"/>
              </w:rPr>
              <w:t>4</w:t>
            </w:r>
            <w:r w:rsidRPr="00374334">
              <w:rPr>
                <w:b/>
                <w:bCs/>
                <w:sz w:val="20"/>
                <w:szCs w:val="24"/>
              </w:rPr>
              <w:fldChar w:fldCharType="end"/>
            </w:r>
            <w:r w:rsidRPr="000F7667">
              <w:rPr>
                <w:sz w:val="18"/>
              </w:rPr>
              <w:t xml:space="preserve"> of </w:t>
            </w:r>
            <w:r w:rsidRPr="00374334">
              <w:rPr>
                <w:b/>
                <w:bCs/>
                <w:sz w:val="20"/>
                <w:szCs w:val="24"/>
              </w:rPr>
              <w:fldChar w:fldCharType="begin"/>
            </w:r>
            <w:r w:rsidRPr="00374334">
              <w:rPr>
                <w:b/>
                <w:bCs/>
                <w:sz w:val="18"/>
              </w:rPr>
              <w:instrText xml:space="preserve"> NUMPAGES  </w:instrText>
            </w:r>
            <w:r w:rsidRPr="00374334">
              <w:rPr>
                <w:b/>
                <w:bCs/>
                <w:sz w:val="20"/>
                <w:szCs w:val="24"/>
              </w:rPr>
              <w:fldChar w:fldCharType="separate"/>
            </w:r>
            <w:r w:rsidR="00D954C7">
              <w:rPr>
                <w:b/>
                <w:bCs/>
                <w:noProof/>
                <w:sz w:val="18"/>
              </w:rPr>
              <w:t>13</w:t>
            </w:r>
            <w:r w:rsidRPr="00374334">
              <w:rPr>
                <w:b/>
                <w:bCs/>
                <w:sz w:val="20"/>
                <w:szCs w:val="24"/>
              </w:rPr>
              <w:fldChar w:fldCharType="end"/>
            </w:r>
          </w:p>
        </w:sdtContent>
      </w:sdt>
    </w:sdtContent>
  </w:sdt>
  <w:p w14:paraId="4149C120" w14:textId="77777777" w:rsidR="0013535C" w:rsidRDefault="0013535C" w:rsidP="00D47A2E">
    <w:pPr>
      <w:pStyle w:val="Footer"/>
      <w:jc w:val="right"/>
    </w:pPr>
  </w:p>
  <w:p w14:paraId="4582CB15" w14:textId="77777777" w:rsidR="0013535C" w:rsidRPr="00104366" w:rsidRDefault="0013535C" w:rsidP="00D47A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06785" w14:textId="77777777" w:rsidR="00FC7552" w:rsidRDefault="00FC7552" w:rsidP="003B435B">
      <w:pPr>
        <w:spacing w:after="0" w:line="240" w:lineRule="auto"/>
      </w:pPr>
      <w:r>
        <w:separator/>
      </w:r>
    </w:p>
  </w:footnote>
  <w:footnote w:type="continuationSeparator" w:id="0">
    <w:p w14:paraId="2EBE9862" w14:textId="77777777" w:rsidR="00FC7552" w:rsidRDefault="00FC7552" w:rsidP="003B4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LightList-Accent3"/>
      <w:tblW w:w="15390" w:type="dxa"/>
      <w:tblInd w:w="-10" w:type="dxa"/>
      <w:tblLayout w:type="fixed"/>
      <w:tblLook w:val="04A0" w:firstRow="1" w:lastRow="0" w:firstColumn="1" w:lastColumn="0" w:noHBand="0" w:noVBand="1"/>
    </w:tblPr>
    <w:tblGrid>
      <w:gridCol w:w="1841"/>
      <w:gridCol w:w="9440"/>
      <w:gridCol w:w="4109"/>
    </w:tblGrid>
    <w:tr w:rsidR="0013535C" w:rsidRPr="00F75EC7" w14:paraId="4D290DF9" w14:textId="77777777" w:rsidTr="00891EC2">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41" w:type="dxa"/>
          <w:vMerge w:val="restart"/>
          <w:shd w:val="clear" w:color="auto" w:fill="0070C0"/>
          <w:vAlign w:val="center"/>
        </w:tcPr>
        <w:p w14:paraId="72EDFD46" w14:textId="77777777" w:rsidR="0013535C" w:rsidRPr="00F75EC7" w:rsidRDefault="0013535C" w:rsidP="00891EC2">
          <w:pPr>
            <w:tabs>
              <w:tab w:val="left" w:pos="3086"/>
            </w:tabs>
            <w:jc w:val="center"/>
            <w:rPr>
              <w:i/>
              <w:sz w:val="20"/>
              <w:szCs w:val="20"/>
            </w:rPr>
          </w:pPr>
        </w:p>
      </w:tc>
      <w:tc>
        <w:tcPr>
          <w:tcW w:w="9440" w:type="dxa"/>
          <w:shd w:val="clear" w:color="auto" w:fill="0070C0"/>
          <w:vAlign w:val="center"/>
        </w:tcPr>
        <w:p w14:paraId="2F1A67FB" w14:textId="77777777" w:rsidR="0013535C" w:rsidRPr="005D7273" w:rsidRDefault="0013535C" w:rsidP="00891EC2">
          <w:pPr>
            <w:spacing w:after="0" w:line="240" w:lineRule="auto"/>
            <w:cnfStyle w:val="100000000000" w:firstRow="1" w:lastRow="0" w:firstColumn="0" w:lastColumn="0" w:oddVBand="0" w:evenVBand="0" w:oddHBand="0" w:evenHBand="0" w:firstRowFirstColumn="0" w:firstRowLastColumn="0" w:lastRowFirstColumn="0" w:lastRowLastColumn="0"/>
            <w:rPr>
              <w:rFonts w:ascii="Cambria" w:hAnsi="Cambria"/>
              <w:b w:val="0"/>
            </w:rPr>
          </w:pPr>
          <w:r w:rsidRPr="005D7273">
            <w:rPr>
              <w:rFonts w:ascii="Cambria" w:hAnsi="Cambria"/>
            </w:rPr>
            <w:t>FIRST COMMUNITY COOPERATIVE</w:t>
          </w:r>
        </w:p>
      </w:tc>
      <w:tc>
        <w:tcPr>
          <w:tcW w:w="4109" w:type="dxa"/>
          <w:shd w:val="clear" w:color="auto" w:fill="0070C0"/>
          <w:vAlign w:val="center"/>
        </w:tcPr>
        <w:p w14:paraId="2313E446" w14:textId="6E6755BE" w:rsidR="0013535C" w:rsidRPr="00C1718D" w:rsidRDefault="0013535C" w:rsidP="00891EC2">
          <w:pPr>
            <w:tabs>
              <w:tab w:val="left" w:pos="1631"/>
            </w:tabs>
            <w:spacing w:after="0"/>
            <w:cnfStyle w:val="100000000000" w:firstRow="1" w:lastRow="0" w:firstColumn="0" w:lastColumn="0" w:oddVBand="0" w:evenVBand="0" w:oddHBand="0" w:evenHBand="0" w:firstRowFirstColumn="0" w:firstRowLastColumn="0" w:lastRowFirstColumn="0" w:lastRowLastColumn="0"/>
            <w:rPr>
              <w:szCs w:val="20"/>
            </w:rPr>
          </w:pPr>
          <w:r w:rsidRPr="00C1718D">
            <w:rPr>
              <w:szCs w:val="20"/>
            </w:rPr>
            <w:t xml:space="preserve">Document </w:t>
          </w:r>
          <w:proofErr w:type="spellStart"/>
          <w:r w:rsidRPr="00C1718D">
            <w:rPr>
              <w:szCs w:val="20"/>
            </w:rPr>
            <w:t>No.:</w:t>
          </w:r>
          <w:r w:rsidR="00D954C7">
            <w:rPr>
              <w:szCs w:val="20"/>
            </w:rPr>
            <w:t>RATP-INBD</w:t>
          </w:r>
          <w:proofErr w:type="spellEnd"/>
          <w:r w:rsidRPr="00C1718D">
            <w:rPr>
              <w:szCs w:val="20"/>
            </w:rPr>
            <w:tab/>
          </w:r>
        </w:p>
      </w:tc>
    </w:tr>
    <w:tr w:rsidR="0013535C" w:rsidRPr="00F75EC7" w14:paraId="5E197CAA" w14:textId="77777777" w:rsidTr="00891E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41" w:type="dxa"/>
          <w:vMerge/>
          <w:shd w:val="clear" w:color="auto" w:fill="0070C0"/>
          <w:vAlign w:val="center"/>
        </w:tcPr>
        <w:p w14:paraId="3B09DA4E" w14:textId="77777777" w:rsidR="0013535C" w:rsidRPr="00F75EC7" w:rsidRDefault="0013535C" w:rsidP="00891EC2">
          <w:pPr>
            <w:tabs>
              <w:tab w:val="left" w:pos="3086"/>
            </w:tabs>
            <w:rPr>
              <w:i/>
              <w:sz w:val="20"/>
              <w:szCs w:val="20"/>
            </w:rPr>
          </w:pPr>
        </w:p>
      </w:tc>
      <w:tc>
        <w:tcPr>
          <w:tcW w:w="13549" w:type="dxa"/>
          <w:gridSpan w:val="2"/>
          <w:shd w:val="clear" w:color="auto" w:fill="FFFFFF" w:themeFill="background1"/>
          <w:vAlign w:val="center"/>
        </w:tcPr>
        <w:p w14:paraId="0408BBCE" w14:textId="2BE5D7F5" w:rsidR="0013535C" w:rsidRPr="00C1718D" w:rsidRDefault="00D954C7" w:rsidP="00891EC2">
          <w:pPr>
            <w:tabs>
              <w:tab w:val="left" w:pos="1631"/>
            </w:tabs>
            <w:spacing w:after="0"/>
            <w:cnfStyle w:val="000000100000" w:firstRow="0" w:lastRow="0" w:firstColumn="0" w:lastColumn="0" w:oddVBand="0" w:evenVBand="0" w:oddHBand="1" w:evenHBand="0" w:firstRowFirstColumn="0" w:firstRowLastColumn="0" w:lastRowFirstColumn="0" w:lastRowLastColumn="0"/>
            <w:rPr>
              <w:sz w:val="20"/>
              <w:szCs w:val="20"/>
            </w:rPr>
          </w:pPr>
          <w:r>
            <w:rPr>
              <w:b/>
              <w:sz w:val="20"/>
              <w:szCs w:val="20"/>
            </w:rPr>
            <w:t>INSURANCE AND NON-BANKING DEPARTMENT</w:t>
          </w:r>
        </w:p>
      </w:tc>
    </w:tr>
    <w:tr w:rsidR="0013535C" w:rsidRPr="00F75EC7" w14:paraId="2227D598" w14:textId="77777777" w:rsidTr="00891EC2">
      <w:trPr>
        <w:trHeight w:val="18"/>
      </w:trPr>
      <w:tc>
        <w:tcPr>
          <w:cnfStyle w:val="001000000000" w:firstRow="0" w:lastRow="0" w:firstColumn="1" w:lastColumn="0" w:oddVBand="0" w:evenVBand="0" w:oddHBand="0" w:evenHBand="0" w:firstRowFirstColumn="0" w:firstRowLastColumn="0" w:lastRowFirstColumn="0" w:lastRowLastColumn="0"/>
          <w:tcW w:w="1841" w:type="dxa"/>
          <w:vMerge/>
          <w:shd w:val="clear" w:color="auto" w:fill="0070C0"/>
          <w:vAlign w:val="center"/>
        </w:tcPr>
        <w:p w14:paraId="12D073C1" w14:textId="77777777" w:rsidR="0013535C" w:rsidRPr="00F75EC7" w:rsidRDefault="0013535C" w:rsidP="00891EC2">
          <w:pPr>
            <w:tabs>
              <w:tab w:val="left" w:pos="3086"/>
            </w:tabs>
            <w:rPr>
              <w:b w:val="0"/>
              <w:sz w:val="20"/>
              <w:szCs w:val="20"/>
            </w:rPr>
          </w:pPr>
        </w:p>
      </w:tc>
      <w:tc>
        <w:tcPr>
          <w:tcW w:w="13549" w:type="dxa"/>
          <w:gridSpan w:val="2"/>
          <w:shd w:val="clear" w:color="auto" w:fill="FFFFFF" w:themeFill="background1"/>
          <w:vAlign w:val="center"/>
        </w:tcPr>
        <w:p w14:paraId="61F57F77" w14:textId="77777777" w:rsidR="0013535C" w:rsidRPr="00C1718D" w:rsidRDefault="0013535C" w:rsidP="00891EC2">
          <w:pPr>
            <w:tabs>
              <w:tab w:val="left" w:pos="1623"/>
            </w:tabs>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C1718D">
            <w:rPr>
              <w:b/>
              <w:sz w:val="20"/>
              <w:szCs w:val="20"/>
            </w:rPr>
            <w:t>RISK ASSESSMENT AND TREATMENT PLAN</w:t>
          </w:r>
        </w:p>
      </w:tc>
    </w:tr>
  </w:tbl>
  <w:p w14:paraId="25798485" w14:textId="2E085633" w:rsidR="0013535C" w:rsidRDefault="00FC7552" w:rsidP="005D7273">
    <w:pPr>
      <w:pStyle w:val="Header"/>
    </w:pPr>
    <w:sdt>
      <w:sdtPr>
        <w:id w:val="-1005512388"/>
        <w:docPartObj>
          <w:docPartGallery w:val="Watermarks"/>
          <w:docPartUnique/>
        </w:docPartObj>
      </w:sdtPr>
      <w:sdtEndPr/>
      <w:sdtContent>
        <w:r>
          <w:rPr>
            <w:noProof/>
          </w:rPr>
          <w:pict w14:anchorId="310507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3535C">
      <w:rPr>
        <w:noProof/>
        <w:lang w:eastAsia="en-PH"/>
      </w:rPr>
      <w:drawing>
        <wp:anchor distT="0" distB="0" distL="114300" distR="114300" simplePos="0" relativeHeight="251654144" behindDoc="0" locked="0" layoutInCell="1" allowOverlap="1" wp14:anchorId="35F441EC" wp14:editId="7691C6EF">
          <wp:simplePos x="0" y="0"/>
          <wp:positionH relativeFrom="column">
            <wp:posOffset>236855</wp:posOffset>
          </wp:positionH>
          <wp:positionV relativeFrom="paragraph">
            <wp:posOffset>-595630</wp:posOffset>
          </wp:positionV>
          <wp:extent cx="762000" cy="6540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CCO Logo.png"/>
                  <pic:cNvPicPr/>
                </pic:nvPicPr>
                <pic:blipFill rotWithShape="1">
                  <a:blip r:embed="rId1">
                    <a:extLst>
                      <a:ext uri="{28A0092B-C50C-407E-A947-70E740481C1C}">
                        <a14:useLocalDpi xmlns:a14="http://schemas.microsoft.com/office/drawing/2010/main" val="0"/>
                      </a:ext>
                    </a:extLst>
                  </a:blip>
                  <a:srcRect r="68689"/>
                  <a:stretch/>
                </pic:blipFill>
                <pic:spPr bwMode="auto">
                  <a:xfrm>
                    <a:off x="0" y="0"/>
                    <a:ext cx="76200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497DB9" w14:textId="0DE37EBD" w:rsidR="0013535C" w:rsidRDefault="00FC7552" w:rsidP="004A53D8">
    <w:pPr>
      <w:pStyle w:val="Header"/>
    </w:pPr>
    <w:sdt>
      <w:sdtPr>
        <w:id w:val="1886362018"/>
        <w:docPartObj>
          <w:docPartGallery w:val="Watermarks"/>
          <w:docPartUnique/>
        </w:docPartObj>
      </w:sdtPr>
      <w:sdtEndPr/>
      <w:sdtContent>
        <w:r w:rsidR="0013535C">
          <w:rPr>
            <w:noProof/>
            <w:lang w:eastAsia="en-PH"/>
          </w:rPr>
          <mc:AlternateContent>
            <mc:Choice Requires="wps">
              <w:drawing>
                <wp:anchor distT="0" distB="0" distL="114300" distR="114300" simplePos="0" relativeHeight="251656192" behindDoc="1" locked="0" layoutInCell="0" allowOverlap="1" wp14:anchorId="6F75B403" wp14:editId="0B8524DA">
                  <wp:simplePos x="0" y="0"/>
                  <wp:positionH relativeFrom="margin">
                    <wp:align>center</wp:align>
                  </wp:positionH>
                  <wp:positionV relativeFrom="margin">
                    <wp:align>center</wp:align>
                  </wp:positionV>
                  <wp:extent cx="5237480" cy="3142615"/>
                  <wp:effectExtent l="0" t="1143000" r="0" b="65786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FE85F45" w14:textId="77777777" w:rsidR="0013535C" w:rsidRDefault="0013535C" w:rsidP="006A172E">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F75B403" id="_x0000_t202" coordsize="21600,21600" o:spt="202" path="m,l,21600r21600,l21600,xe">
                  <v:stroke joinstyle="miter"/>
                  <v:path gradientshapeok="t" o:connecttype="rect"/>
                </v:shapetype>
                <v:shape id="WordArt 3" o:spid="_x0000_s1032" type="#_x0000_t202" style="position:absolute;margin-left:0;margin-top:0;width:412.4pt;height:247.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DfXMvOKAgAAAw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7FE85F45" w14:textId="77777777" w:rsidR="0013535C" w:rsidRDefault="0013535C" w:rsidP="006A172E">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5939A6" w14:textId="079DB1E1" w:rsidR="0013535C" w:rsidRDefault="00FC7552" w:rsidP="004A53D8">
    <w:pPr>
      <w:pStyle w:val="Header"/>
    </w:pPr>
    <w:sdt>
      <w:sdtPr>
        <w:id w:val="-281800581"/>
        <w:docPartObj>
          <w:docPartGallery w:val="Watermarks"/>
          <w:docPartUnique/>
        </w:docPartObj>
      </w:sdtPr>
      <w:sdtEndPr/>
      <w:sdtContent>
        <w:r w:rsidR="0013535C">
          <w:rPr>
            <w:noProof/>
            <w:lang w:eastAsia="en-PH"/>
          </w:rPr>
          <mc:AlternateContent>
            <mc:Choice Requires="wps">
              <w:drawing>
                <wp:anchor distT="0" distB="0" distL="114300" distR="114300" simplePos="0" relativeHeight="251657216" behindDoc="1" locked="0" layoutInCell="0" allowOverlap="1" wp14:anchorId="1187CB75" wp14:editId="4A21A402">
                  <wp:simplePos x="0" y="0"/>
                  <wp:positionH relativeFrom="margin">
                    <wp:align>center</wp:align>
                  </wp:positionH>
                  <wp:positionV relativeFrom="margin">
                    <wp:align>center</wp:align>
                  </wp:positionV>
                  <wp:extent cx="5237480" cy="3142615"/>
                  <wp:effectExtent l="0" t="1143000" r="0" b="65786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DB4591" w14:textId="77777777" w:rsidR="0013535C" w:rsidRDefault="0013535C" w:rsidP="006A172E">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187CB75" id="_x0000_t202" coordsize="21600,21600" o:spt="202" path="m,l,21600r21600,l21600,xe">
                  <v:stroke joinstyle="miter"/>
                  <v:path gradientshapeok="t" o:connecttype="rect"/>
                </v:shapetype>
                <v:shape id="WordArt 5" o:spid="_x0000_s1033" type="#_x0000_t202" style="position:absolute;margin-left:0;margin-top:0;width:412.4pt;height:247.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" o:allowincell="f" filled="f" stroked="f">
                  <v:stroke joinstyle="round"/>
                  <o:lock v:ext="edit" shapetype="t"/>
                  <v:textbox style="mso-fit-shape-to-text:t">
                    <w:txbxContent>
                      <w:p w14:paraId="05DB4591" w14:textId="77777777" w:rsidR="0013535C" w:rsidRDefault="0013535C" w:rsidP="006A172E">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p>
  <w:tbl>
    <w:tblPr>
      <w:tblStyle w:val="LightList-Accent3"/>
      <w:tblW w:w="15390" w:type="dxa"/>
      <w:tblInd w:w="-10" w:type="dxa"/>
      <w:tblLayout w:type="fixed"/>
      <w:tblLook w:val="04A0" w:firstRow="1" w:lastRow="0" w:firstColumn="1" w:lastColumn="0" w:noHBand="0" w:noVBand="1"/>
    </w:tblPr>
    <w:tblGrid>
      <w:gridCol w:w="1841"/>
      <w:gridCol w:w="9440"/>
      <w:gridCol w:w="4109"/>
    </w:tblGrid>
    <w:tr w:rsidR="0013535C" w:rsidRPr="00F75EC7" w14:paraId="3DEF8B3C" w14:textId="77777777" w:rsidTr="00891EC2">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41" w:type="dxa"/>
          <w:vMerge w:val="restart"/>
          <w:shd w:val="clear" w:color="auto" w:fill="0070C0"/>
          <w:vAlign w:val="center"/>
        </w:tcPr>
        <w:p w14:paraId="1C6CCA3D" w14:textId="77777777" w:rsidR="0013535C" w:rsidRPr="00F75EC7" w:rsidRDefault="0013535C" w:rsidP="00891EC2">
          <w:pPr>
            <w:tabs>
              <w:tab w:val="left" w:pos="3086"/>
            </w:tabs>
            <w:jc w:val="center"/>
            <w:rPr>
              <w:i/>
              <w:sz w:val="20"/>
              <w:szCs w:val="20"/>
            </w:rPr>
          </w:pPr>
        </w:p>
      </w:tc>
      <w:tc>
        <w:tcPr>
          <w:tcW w:w="9440" w:type="dxa"/>
          <w:shd w:val="clear" w:color="auto" w:fill="0070C0"/>
          <w:vAlign w:val="center"/>
        </w:tcPr>
        <w:p w14:paraId="1497403C" w14:textId="77777777" w:rsidR="0013535C" w:rsidRPr="005D7273" w:rsidRDefault="0013535C" w:rsidP="00891EC2">
          <w:pPr>
            <w:spacing w:after="0" w:line="240" w:lineRule="auto"/>
            <w:cnfStyle w:val="100000000000" w:firstRow="1" w:lastRow="0" w:firstColumn="0" w:lastColumn="0" w:oddVBand="0" w:evenVBand="0" w:oddHBand="0" w:evenHBand="0" w:firstRowFirstColumn="0" w:firstRowLastColumn="0" w:lastRowFirstColumn="0" w:lastRowLastColumn="0"/>
            <w:rPr>
              <w:rFonts w:ascii="Cambria" w:hAnsi="Cambria"/>
              <w:b w:val="0"/>
            </w:rPr>
          </w:pPr>
          <w:r w:rsidRPr="005D7273">
            <w:rPr>
              <w:rFonts w:ascii="Cambria" w:hAnsi="Cambria"/>
            </w:rPr>
            <w:t>FIRST COMMUNITY COOPERATIVE</w:t>
          </w:r>
        </w:p>
      </w:tc>
      <w:tc>
        <w:tcPr>
          <w:tcW w:w="4109" w:type="dxa"/>
          <w:shd w:val="clear" w:color="auto" w:fill="0070C0"/>
          <w:vAlign w:val="center"/>
        </w:tcPr>
        <w:p w14:paraId="0987E882" w14:textId="3A3E39FC" w:rsidR="0013535C" w:rsidRPr="00C1718D" w:rsidRDefault="0013535C" w:rsidP="00891EC2">
          <w:pPr>
            <w:tabs>
              <w:tab w:val="left" w:pos="1631"/>
            </w:tabs>
            <w:spacing w:after="0"/>
            <w:cnfStyle w:val="100000000000" w:firstRow="1" w:lastRow="0" w:firstColumn="0" w:lastColumn="0" w:oddVBand="0" w:evenVBand="0" w:oddHBand="0" w:evenHBand="0" w:firstRowFirstColumn="0" w:firstRowLastColumn="0" w:lastRowFirstColumn="0" w:lastRowLastColumn="0"/>
            <w:rPr>
              <w:szCs w:val="20"/>
            </w:rPr>
          </w:pPr>
          <w:r w:rsidRPr="00C1718D">
            <w:rPr>
              <w:szCs w:val="20"/>
            </w:rPr>
            <w:t xml:space="preserve">Document </w:t>
          </w:r>
          <w:proofErr w:type="spellStart"/>
          <w:r w:rsidRPr="00C1718D">
            <w:rPr>
              <w:szCs w:val="20"/>
            </w:rPr>
            <w:t>No.:</w:t>
          </w:r>
          <w:r w:rsidR="00D954C7">
            <w:rPr>
              <w:szCs w:val="20"/>
            </w:rPr>
            <w:t>RATP-INBD</w:t>
          </w:r>
          <w:proofErr w:type="spellEnd"/>
          <w:r w:rsidRPr="00C1718D">
            <w:rPr>
              <w:szCs w:val="20"/>
            </w:rPr>
            <w:tab/>
          </w:r>
        </w:p>
      </w:tc>
    </w:tr>
    <w:tr w:rsidR="0013535C" w:rsidRPr="00F75EC7" w14:paraId="6EA104AC" w14:textId="77777777" w:rsidTr="00891E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41" w:type="dxa"/>
          <w:vMerge/>
          <w:shd w:val="clear" w:color="auto" w:fill="0070C0"/>
          <w:vAlign w:val="center"/>
        </w:tcPr>
        <w:p w14:paraId="29BD45A1" w14:textId="77777777" w:rsidR="0013535C" w:rsidRPr="00F75EC7" w:rsidRDefault="0013535C" w:rsidP="00891EC2">
          <w:pPr>
            <w:tabs>
              <w:tab w:val="left" w:pos="3086"/>
            </w:tabs>
            <w:rPr>
              <w:i/>
              <w:sz w:val="20"/>
              <w:szCs w:val="20"/>
            </w:rPr>
          </w:pPr>
        </w:p>
      </w:tc>
      <w:tc>
        <w:tcPr>
          <w:tcW w:w="13549" w:type="dxa"/>
          <w:gridSpan w:val="2"/>
          <w:shd w:val="clear" w:color="auto" w:fill="FFFFFF" w:themeFill="background1"/>
          <w:vAlign w:val="center"/>
        </w:tcPr>
        <w:p w14:paraId="5D24FA3E" w14:textId="560741E2" w:rsidR="0013535C" w:rsidRPr="00C1718D" w:rsidRDefault="00D954C7" w:rsidP="00891EC2">
          <w:pPr>
            <w:tabs>
              <w:tab w:val="left" w:pos="1631"/>
            </w:tabs>
            <w:spacing w:after="0"/>
            <w:cnfStyle w:val="000000100000" w:firstRow="0" w:lastRow="0" w:firstColumn="0" w:lastColumn="0" w:oddVBand="0" w:evenVBand="0" w:oddHBand="1" w:evenHBand="0" w:firstRowFirstColumn="0" w:firstRowLastColumn="0" w:lastRowFirstColumn="0" w:lastRowLastColumn="0"/>
            <w:rPr>
              <w:sz w:val="20"/>
              <w:szCs w:val="20"/>
            </w:rPr>
          </w:pPr>
          <w:r>
            <w:rPr>
              <w:b/>
              <w:sz w:val="20"/>
              <w:szCs w:val="20"/>
            </w:rPr>
            <w:t>INSURANCE AND NON-BANKING DEPARTMENT</w:t>
          </w:r>
        </w:p>
      </w:tc>
    </w:tr>
    <w:tr w:rsidR="0013535C" w:rsidRPr="00F75EC7" w14:paraId="20646A05" w14:textId="77777777" w:rsidTr="00891EC2">
      <w:trPr>
        <w:trHeight w:val="18"/>
      </w:trPr>
      <w:tc>
        <w:tcPr>
          <w:cnfStyle w:val="001000000000" w:firstRow="0" w:lastRow="0" w:firstColumn="1" w:lastColumn="0" w:oddVBand="0" w:evenVBand="0" w:oddHBand="0" w:evenHBand="0" w:firstRowFirstColumn="0" w:firstRowLastColumn="0" w:lastRowFirstColumn="0" w:lastRowLastColumn="0"/>
          <w:tcW w:w="1841" w:type="dxa"/>
          <w:vMerge/>
          <w:shd w:val="clear" w:color="auto" w:fill="0070C0"/>
          <w:vAlign w:val="center"/>
        </w:tcPr>
        <w:p w14:paraId="323D26C2" w14:textId="77777777" w:rsidR="0013535C" w:rsidRPr="00F75EC7" w:rsidRDefault="0013535C" w:rsidP="00891EC2">
          <w:pPr>
            <w:tabs>
              <w:tab w:val="left" w:pos="3086"/>
            </w:tabs>
            <w:rPr>
              <w:b w:val="0"/>
              <w:sz w:val="20"/>
              <w:szCs w:val="20"/>
            </w:rPr>
          </w:pPr>
        </w:p>
      </w:tc>
      <w:tc>
        <w:tcPr>
          <w:tcW w:w="13549" w:type="dxa"/>
          <w:gridSpan w:val="2"/>
          <w:shd w:val="clear" w:color="auto" w:fill="FFFFFF" w:themeFill="background1"/>
          <w:vAlign w:val="center"/>
        </w:tcPr>
        <w:p w14:paraId="6F04A615" w14:textId="77777777" w:rsidR="0013535C" w:rsidRPr="00C1718D" w:rsidRDefault="0013535C" w:rsidP="00891EC2">
          <w:pPr>
            <w:tabs>
              <w:tab w:val="left" w:pos="1623"/>
            </w:tabs>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C1718D">
            <w:rPr>
              <w:b/>
              <w:sz w:val="20"/>
              <w:szCs w:val="20"/>
            </w:rPr>
            <w:t>RISK ASSESSMENT AND TREATMENT PLAN</w:t>
          </w:r>
        </w:p>
      </w:tc>
    </w:tr>
  </w:tbl>
  <w:p w14:paraId="1F8CE2CF" w14:textId="11498342" w:rsidR="0013535C" w:rsidRDefault="00FC7552" w:rsidP="00D47A2E">
    <w:pPr>
      <w:pStyle w:val="Header"/>
    </w:pPr>
    <w:sdt>
      <w:sdtPr>
        <w:id w:val="2112848928"/>
        <w:docPartObj>
          <w:docPartGallery w:val="Watermarks"/>
          <w:docPartUnique/>
        </w:docPartObj>
      </w:sdtPr>
      <w:sdtEndPr/>
      <w:sdtContent>
        <w:r w:rsidR="0013535C">
          <w:rPr>
            <w:noProof/>
            <w:lang w:eastAsia="en-PH"/>
          </w:rPr>
          <mc:AlternateContent>
            <mc:Choice Requires="wps">
              <w:drawing>
                <wp:anchor distT="0" distB="0" distL="114300" distR="114300" simplePos="0" relativeHeight="251659264" behindDoc="1" locked="0" layoutInCell="0" allowOverlap="1" wp14:anchorId="2194FE6E" wp14:editId="7E1546C9">
                  <wp:simplePos x="0" y="0"/>
                  <wp:positionH relativeFrom="margin">
                    <wp:align>center</wp:align>
                  </wp:positionH>
                  <wp:positionV relativeFrom="margin">
                    <wp:align>center</wp:align>
                  </wp:positionV>
                  <wp:extent cx="5237480" cy="3142615"/>
                  <wp:effectExtent l="0" t="1143000" r="0" b="657860"/>
                  <wp:wrapNone/>
                  <wp:docPr id="1"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CE19A7" w14:textId="77777777" w:rsidR="0013535C" w:rsidRDefault="0013535C" w:rsidP="006A172E">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194FE6E" id="WordArt 6" o:spid="_x0000_s1034" type="#_x0000_t202" style="position:absolute;margin-left:0;margin-top:0;width:412.4pt;height:247.4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" o:allowincell="f" filled="f" stroked="f">
                  <v:stroke joinstyle="round"/>
                  <o:lock v:ext="edit" shapetype="t"/>
                  <v:textbox style="mso-fit-shape-to-text:t">
                    <w:txbxContent>
                      <w:p w14:paraId="09CE19A7" w14:textId="77777777" w:rsidR="0013535C" w:rsidRDefault="0013535C" w:rsidP="006A172E">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sdtContent>
    </w:sdt>
    <w:r w:rsidR="0013535C">
      <w:rPr>
        <w:noProof/>
        <w:lang w:eastAsia="en-PH"/>
      </w:rPr>
      <w:drawing>
        <wp:anchor distT="0" distB="0" distL="114300" distR="114300" simplePos="0" relativeHeight="251658240" behindDoc="0" locked="0" layoutInCell="1" allowOverlap="1" wp14:anchorId="32BCF5EE" wp14:editId="155F1709">
          <wp:simplePos x="0" y="0"/>
          <wp:positionH relativeFrom="column">
            <wp:posOffset>236855</wp:posOffset>
          </wp:positionH>
          <wp:positionV relativeFrom="paragraph">
            <wp:posOffset>-595630</wp:posOffset>
          </wp:positionV>
          <wp:extent cx="762000" cy="6540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CCO Logo.png"/>
                  <pic:cNvPicPr/>
                </pic:nvPicPr>
                <pic:blipFill rotWithShape="1">
                  <a:blip r:embed="rId1">
                    <a:extLst>
                      <a:ext uri="{28A0092B-C50C-407E-A947-70E740481C1C}">
                        <a14:useLocalDpi xmlns:a14="http://schemas.microsoft.com/office/drawing/2010/main" val="0"/>
                      </a:ext>
                    </a:extLst>
                  </a:blip>
                  <a:srcRect r="68689"/>
                  <a:stretch/>
                </pic:blipFill>
                <pic:spPr bwMode="auto">
                  <a:xfrm>
                    <a:off x="0" y="0"/>
                    <a:ext cx="762000" cy="654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B0B53"/>
    <w:multiLevelType w:val="hybridMultilevel"/>
    <w:tmpl w:val="5DA0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4259C"/>
    <w:multiLevelType w:val="hybridMultilevel"/>
    <w:tmpl w:val="0A687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E4C43"/>
    <w:multiLevelType w:val="hybridMultilevel"/>
    <w:tmpl w:val="B124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C2FA2"/>
    <w:multiLevelType w:val="hybridMultilevel"/>
    <w:tmpl w:val="1DBE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01AA0"/>
    <w:multiLevelType w:val="hybridMultilevel"/>
    <w:tmpl w:val="A926A0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967EC7"/>
    <w:multiLevelType w:val="hybridMultilevel"/>
    <w:tmpl w:val="FDB0E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627AA"/>
    <w:multiLevelType w:val="hybridMultilevel"/>
    <w:tmpl w:val="862A673E"/>
    <w:lvl w:ilvl="0" w:tplc="41FA7056">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608EA"/>
    <w:multiLevelType w:val="hybridMultilevel"/>
    <w:tmpl w:val="7F3A6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116646"/>
    <w:multiLevelType w:val="hybridMultilevel"/>
    <w:tmpl w:val="A3B2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439C2"/>
    <w:multiLevelType w:val="hybridMultilevel"/>
    <w:tmpl w:val="F894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25930"/>
    <w:multiLevelType w:val="hybridMultilevel"/>
    <w:tmpl w:val="C0CE466A"/>
    <w:lvl w:ilvl="0" w:tplc="34090001">
      <w:start w:val="1"/>
      <w:numFmt w:val="bullet"/>
      <w:lvlText w:val=""/>
      <w:lvlJc w:val="left"/>
      <w:pPr>
        <w:ind w:left="761" w:hanging="360"/>
      </w:pPr>
      <w:rPr>
        <w:rFonts w:ascii="Symbol" w:hAnsi="Symbol" w:hint="default"/>
      </w:rPr>
    </w:lvl>
    <w:lvl w:ilvl="1" w:tplc="34090003" w:tentative="1">
      <w:start w:val="1"/>
      <w:numFmt w:val="bullet"/>
      <w:lvlText w:val="o"/>
      <w:lvlJc w:val="left"/>
      <w:pPr>
        <w:ind w:left="1481" w:hanging="360"/>
      </w:pPr>
      <w:rPr>
        <w:rFonts w:ascii="Courier New" w:hAnsi="Courier New" w:cs="Courier New" w:hint="default"/>
      </w:rPr>
    </w:lvl>
    <w:lvl w:ilvl="2" w:tplc="34090005" w:tentative="1">
      <w:start w:val="1"/>
      <w:numFmt w:val="bullet"/>
      <w:lvlText w:val=""/>
      <w:lvlJc w:val="left"/>
      <w:pPr>
        <w:ind w:left="2201" w:hanging="360"/>
      </w:pPr>
      <w:rPr>
        <w:rFonts w:ascii="Wingdings" w:hAnsi="Wingdings" w:hint="default"/>
      </w:rPr>
    </w:lvl>
    <w:lvl w:ilvl="3" w:tplc="34090001" w:tentative="1">
      <w:start w:val="1"/>
      <w:numFmt w:val="bullet"/>
      <w:lvlText w:val=""/>
      <w:lvlJc w:val="left"/>
      <w:pPr>
        <w:ind w:left="2921" w:hanging="360"/>
      </w:pPr>
      <w:rPr>
        <w:rFonts w:ascii="Symbol" w:hAnsi="Symbol" w:hint="default"/>
      </w:rPr>
    </w:lvl>
    <w:lvl w:ilvl="4" w:tplc="34090003" w:tentative="1">
      <w:start w:val="1"/>
      <w:numFmt w:val="bullet"/>
      <w:lvlText w:val="o"/>
      <w:lvlJc w:val="left"/>
      <w:pPr>
        <w:ind w:left="3641" w:hanging="360"/>
      </w:pPr>
      <w:rPr>
        <w:rFonts w:ascii="Courier New" w:hAnsi="Courier New" w:cs="Courier New" w:hint="default"/>
      </w:rPr>
    </w:lvl>
    <w:lvl w:ilvl="5" w:tplc="34090005" w:tentative="1">
      <w:start w:val="1"/>
      <w:numFmt w:val="bullet"/>
      <w:lvlText w:val=""/>
      <w:lvlJc w:val="left"/>
      <w:pPr>
        <w:ind w:left="4361" w:hanging="360"/>
      </w:pPr>
      <w:rPr>
        <w:rFonts w:ascii="Wingdings" w:hAnsi="Wingdings" w:hint="default"/>
      </w:rPr>
    </w:lvl>
    <w:lvl w:ilvl="6" w:tplc="34090001" w:tentative="1">
      <w:start w:val="1"/>
      <w:numFmt w:val="bullet"/>
      <w:lvlText w:val=""/>
      <w:lvlJc w:val="left"/>
      <w:pPr>
        <w:ind w:left="5081" w:hanging="360"/>
      </w:pPr>
      <w:rPr>
        <w:rFonts w:ascii="Symbol" w:hAnsi="Symbol" w:hint="default"/>
      </w:rPr>
    </w:lvl>
    <w:lvl w:ilvl="7" w:tplc="34090003" w:tentative="1">
      <w:start w:val="1"/>
      <w:numFmt w:val="bullet"/>
      <w:lvlText w:val="o"/>
      <w:lvlJc w:val="left"/>
      <w:pPr>
        <w:ind w:left="5801" w:hanging="360"/>
      </w:pPr>
      <w:rPr>
        <w:rFonts w:ascii="Courier New" w:hAnsi="Courier New" w:cs="Courier New" w:hint="default"/>
      </w:rPr>
    </w:lvl>
    <w:lvl w:ilvl="8" w:tplc="34090005" w:tentative="1">
      <w:start w:val="1"/>
      <w:numFmt w:val="bullet"/>
      <w:lvlText w:val=""/>
      <w:lvlJc w:val="left"/>
      <w:pPr>
        <w:ind w:left="6521" w:hanging="360"/>
      </w:pPr>
      <w:rPr>
        <w:rFonts w:ascii="Wingdings" w:hAnsi="Wingdings" w:hint="default"/>
      </w:rPr>
    </w:lvl>
  </w:abstractNum>
  <w:abstractNum w:abstractNumId="11" w15:restartNumberingAfterBreak="0">
    <w:nsid w:val="31F54070"/>
    <w:multiLevelType w:val="hybridMultilevel"/>
    <w:tmpl w:val="32C2AE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021735"/>
    <w:multiLevelType w:val="hybridMultilevel"/>
    <w:tmpl w:val="04EE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36F25"/>
    <w:multiLevelType w:val="hybridMultilevel"/>
    <w:tmpl w:val="4B8E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2360B"/>
    <w:multiLevelType w:val="hybridMultilevel"/>
    <w:tmpl w:val="00EC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2342E"/>
    <w:multiLevelType w:val="hybridMultilevel"/>
    <w:tmpl w:val="3376C068"/>
    <w:lvl w:ilvl="0" w:tplc="CE02DAB2">
      <w:start w:val="1"/>
      <w:numFmt w:val="bullet"/>
      <w:lvlText w:val="•"/>
      <w:lvlJc w:val="left"/>
      <w:pPr>
        <w:tabs>
          <w:tab w:val="num" w:pos="720"/>
        </w:tabs>
        <w:ind w:left="720" w:hanging="360"/>
      </w:pPr>
      <w:rPr>
        <w:rFonts w:ascii="Arial" w:hAnsi="Arial" w:cs="Times New Roman" w:hint="default"/>
      </w:rPr>
    </w:lvl>
    <w:lvl w:ilvl="1" w:tplc="6A74810C">
      <w:start w:val="1"/>
      <w:numFmt w:val="bullet"/>
      <w:lvlText w:val="•"/>
      <w:lvlJc w:val="left"/>
      <w:pPr>
        <w:tabs>
          <w:tab w:val="num" w:pos="1440"/>
        </w:tabs>
        <w:ind w:left="1440" w:hanging="360"/>
      </w:pPr>
      <w:rPr>
        <w:rFonts w:ascii="Arial" w:hAnsi="Arial" w:cs="Times New Roman" w:hint="default"/>
      </w:rPr>
    </w:lvl>
    <w:lvl w:ilvl="2" w:tplc="0C406192">
      <w:start w:val="1"/>
      <w:numFmt w:val="bullet"/>
      <w:lvlText w:val="•"/>
      <w:lvlJc w:val="left"/>
      <w:pPr>
        <w:tabs>
          <w:tab w:val="num" w:pos="2160"/>
        </w:tabs>
        <w:ind w:left="2160" w:hanging="360"/>
      </w:pPr>
      <w:rPr>
        <w:rFonts w:ascii="Arial" w:hAnsi="Arial" w:cs="Times New Roman" w:hint="default"/>
      </w:rPr>
    </w:lvl>
    <w:lvl w:ilvl="3" w:tplc="BB16D3A6">
      <w:start w:val="1"/>
      <w:numFmt w:val="bullet"/>
      <w:lvlText w:val="•"/>
      <w:lvlJc w:val="left"/>
      <w:pPr>
        <w:tabs>
          <w:tab w:val="num" w:pos="2880"/>
        </w:tabs>
        <w:ind w:left="2880" w:hanging="360"/>
      </w:pPr>
      <w:rPr>
        <w:rFonts w:ascii="Arial" w:hAnsi="Arial" w:cs="Times New Roman" w:hint="default"/>
      </w:rPr>
    </w:lvl>
    <w:lvl w:ilvl="4" w:tplc="FD1CD76E">
      <w:start w:val="1"/>
      <w:numFmt w:val="bullet"/>
      <w:lvlText w:val="•"/>
      <w:lvlJc w:val="left"/>
      <w:pPr>
        <w:tabs>
          <w:tab w:val="num" w:pos="3600"/>
        </w:tabs>
        <w:ind w:left="3600" w:hanging="360"/>
      </w:pPr>
      <w:rPr>
        <w:rFonts w:ascii="Arial" w:hAnsi="Arial" w:cs="Times New Roman" w:hint="default"/>
      </w:rPr>
    </w:lvl>
    <w:lvl w:ilvl="5" w:tplc="3C9CB442">
      <w:start w:val="1"/>
      <w:numFmt w:val="bullet"/>
      <w:lvlText w:val="•"/>
      <w:lvlJc w:val="left"/>
      <w:pPr>
        <w:tabs>
          <w:tab w:val="num" w:pos="4320"/>
        </w:tabs>
        <w:ind w:left="4320" w:hanging="360"/>
      </w:pPr>
      <w:rPr>
        <w:rFonts w:ascii="Arial" w:hAnsi="Arial" w:cs="Times New Roman" w:hint="default"/>
      </w:rPr>
    </w:lvl>
    <w:lvl w:ilvl="6" w:tplc="DF6CB842">
      <w:start w:val="1"/>
      <w:numFmt w:val="bullet"/>
      <w:lvlText w:val="•"/>
      <w:lvlJc w:val="left"/>
      <w:pPr>
        <w:tabs>
          <w:tab w:val="num" w:pos="5040"/>
        </w:tabs>
        <w:ind w:left="5040" w:hanging="360"/>
      </w:pPr>
      <w:rPr>
        <w:rFonts w:ascii="Arial" w:hAnsi="Arial" w:cs="Times New Roman" w:hint="default"/>
      </w:rPr>
    </w:lvl>
    <w:lvl w:ilvl="7" w:tplc="54E8C7DC">
      <w:start w:val="1"/>
      <w:numFmt w:val="bullet"/>
      <w:lvlText w:val="•"/>
      <w:lvlJc w:val="left"/>
      <w:pPr>
        <w:tabs>
          <w:tab w:val="num" w:pos="5760"/>
        </w:tabs>
        <w:ind w:left="5760" w:hanging="360"/>
      </w:pPr>
      <w:rPr>
        <w:rFonts w:ascii="Arial" w:hAnsi="Arial" w:cs="Times New Roman" w:hint="default"/>
      </w:rPr>
    </w:lvl>
    <w:lvl w:ilvl="8" w:tplc="CEE002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39CD2B3A"/>
    <w:multiLevelType w:val="hybridMultilevel"/>
    <w:tmpl w:val="2458C5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B032840"/>
    <w:multiLevelType w:val="hybridMultilevel"/>
    <w:tmpl w:val="BDF25CD4"/>
    <w:lvl w:ilvl="0" w:tplc="9A620EE2">
      <w:start w:val="1"/>
      <w:numFmt w:val="bullet"/>
      <w:lvlText w:val="•"/>
      <w:lvlJc w:val="left"/>
      <w:pPr>
        <w:tabs>
          <w:tab w:val="num" w:pos="720"/>
        </w:tabs>
        <w:ind w:left="720" w:hanging="360"/>
      </w:pPr>
      <w:rPr>
        <w:rFonts w:ascii="Arial" w:hAnsi="Arial" w:cs="Times New Roman" w:hint="default"/>
      </w:rPr>
    </w:lvl>
    <w:lvl w:ilvl="1" w:tplc="34F64752">
      <w:start w:val="1"/>
      <w:numFmt w:val="bullet"/>
      <w:lvlText w:val="•"/>
      <w:lvlJc w:val="left"/>
      <w:pPr>
        <w:tabs>
          <w:tab w:val="num" w:pos="1440"/>
        </w:tabs>
        <w:ind w:left="1440" w:hanging="360"/>
      </w:pPr>
      <w:rPr>
        <w:rFonts w:ascii="Arial" w:hAnsi="Arial" w:cs="Times New Roman" w:hint="default"/>
      </w:rPr>
    </w:lvl>
    <w:lvl w:ilvl="2" w:tplc="7A86FE10">
      <w:start w:val="1"/>
      <w:numFmt w:val="bullet"/>
      <w:lvlText w:val="•"/>
      <w:lvlJc w:val="left"/>
      <w:pPr>
        <w:tabs>
          <w:tab w:val="num" w:pos="2160"/>
        </w:tabs>
        <w:ind w:left="2160" w:hanging="360"/>
      </w:pPr>
      <w:rPr>
        <w:rFonts w:ascii="Arial" w:hAnsi="Arial" w:cs="Times New Roman" w:hint="default"/>
      </w:rPr>
    </w:lvl>
    <w:lvl w:ilvl="3" w:tplc="442E299C">
      <w:start w:val="1"/>
      <w:numFmt w:val="bullet"/>
      <w:lvlText w:val="•"/>
      <w:lvlJc w:val="left"/>
      <w:pPr>
        <w:tabs>
          <w:tab w:val="num" w:pos="2880"/>
        </w:tabs>
        <w:ind w:left="2880" w:hanging="360"/>
      </w:pPr>
      <w:rPr>
        <w:rFonts w:ascii="Arial" w:hAnsi="Arial" w:cs="Times New Roman" w:hint="default"/>
      </w:rPr>
    </w:lvl>
    <w:lvl w:ilvl="4" w:tplc="C89A348E">
      <w:start w:val="1"/>
      <w:numFmt w:val="bullet"/>
      <w:lvlText w:val="•"/>
      <w:lvlJc w:val="left"/>
      <w:pPr>
        <w:tabs>
          <w:tab w:val="num" w:pos="3600"/>
        </w:tabs>
        <w:ind w:left="3600" w:hanging="360"/>
      </w:pPr>
      <w:rPr>
        <w:rFonts w:ascii="Arial" w:hAnsi="Arial" w:cs="Times New Roman" w:hint="default"/>
      </w:rPr>
    </w:lvl>
    <w:lvl w:ilvl="5" w:tplc="9F587BBE">
      <w:start w:val="1"/>
      <w:numFmt w:val="bullet"/>
      <w:lvlText w:val="•"/>
      <w:lvlJc w:val="left"/>
      <w:pPr>
        <w:tabs>
          <w:tab w:val="num" w:pos="4320"/>
        </w:tabs>
        <w:ind w:left="4320" w:hanging="360"/>
      </w:pPr>
      <w:rPr>
        <w:rFonts w:ascii="Arial" w:hAnsi="Arial" w:cs="Times New Roman" w:hint="default"/>
      </w:rPr>
    </w:lvl>
    <w:lvl w:ilvl="6" w:tplc="B07050E2">
      <w:start w:val="1"/>
      <w:numFmt w:val="bullet"/>
      <w:lvlText w:val="•"/>
      <w:lvlJc w:val="left"/>
      <w:pPr>
        <w:tabs>
          <w:tab w:val="num" w:pos="5040"/>
        </w:tabs>
        <w:ind w:left="5040" w:hanging="360"/>
      </w:pPr>
      <w:rPr>
        <w:rFonts w:ascii="Arial" w:hAnsi="Arial" w:cs="Times New Roman" w:hint="default"/>
      </w:rPr>
    </w:lvl>
    <w:lvl w:ilvl="7" w:tplc="6CA8F642">
      <w:start w:val="1"/>
      <w:numFmt w:val="bullet"/>
      <w:lvlText w:val="•"/>
      <w:lvlJc w:val="left"/>
      <w:pPr>
        <w:tabs>
          <w:tab w:val="num" w:pos="5760"/>
        </w:tabs>
        <w:ind w:left="5760" w:hanging="360"/>
      </w:pPr>
      <w:rPr>
        <w:rFonts w:ascii="Arial" w:hAnsi="Arial" w:cs="Times New Roman" w:hint="default"/>
      </w:rPr>
    </w:lvl>
    <w:lvl w:ilvl="8" w:tplc="D0189EBA">
      <w:start w:val="1"/>
      <w:numFmt w:val="bullet"/>
      <w:lvlText w:val="•"/>
      <w:lvlJc w:val="left"/>
      <w:pPr>
        <w:tabs>
          <w:tab w:val="num" w:pos="6480"/>
        </w:tabs>
        <w:ind w:left="6480" w:hanging="360"/>
      </w:pPr>
      <w:rPr>
        <w:rFonts w:ascii="Arial" w:hAnsi="Arial" w:cs="Times New Roman" w:hint="default"/>
      </w:rPr>
    </w:lvl>
  </w:abstractNum>
  <w:abstractNum w:abstractNumId="18" w15:restartNumberingAfterBreak="0">
    <w:nsid w:val="3E255359"/>
    <w:multiLevelType w:val="hybridMultilevel"/>
    <w:tmpl w:val="7FB239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6C9623B"/>
    <w:multiLevelType w:val="hybridMultilevel"/>
    <w:tmpl w:val="775A224A"/>
    <w:lvl w:ilvl="0" w:tplc="BA0AA572">
      <w:start w:val="1"/>
      <w:numFmt w:val="lowerLetter"/>
      <w:lvlText w:val="%1."/>
      <w:lvlJc w:val="left"/>
      <w:pPr>
        <w:ind w:left="702" w:hanging="360"/>
      </w:pPr>
      <w:rPr>
        <w:rFonts w:asciiTheme="minorHAnsi" w:eastAsiaTheme="minorHAnsi" w:hAnsiTheme="minorHAnsi" w:cstheme="minorBidi"/>
        <w:b w:val="0"/>
        <w:u w:val="none"/>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0" w15:restartNumberingAfterBreak="0">
    <w:nsid w:val="4B0955F9"/>
    <w:multiLevelType w:val="hybridMultilevel"/>
    <w:tmpl w:val="ED4E888A"/>
    <w:lvl w:ilvl="0" w:tplc="AD4A778E">
      <w:start w:val="1"/>
      <w:numFmt w:val="bullet"/>
      <w:lvlText w:val="•"/>
      <w:lvlJc w:val="left"/>
      <w:pPr>
        <w:tabs>
          <w:tab w:val="num" w:pos="720"/>
        </w:tabs>
        <w:ind w:left="720" w:hanging="360"/>
      </w:pPr>
      <w:rPr>
        <w:rFonts w:ascii="Arial" w:hAnsi="Arial" w:cs="Times New Roman" w:hint="default"/>
      </w:rPr>
    </w:lvl>
    <w:lvl w:ilvl="1" w:tplc="F14CB46A">
      <w:start w:val="1"/>
      <w:numFmt w:val="bullet"/>
      <w:lvlText w:val="•"/>
      <w:lvlJc w:val="left"/>
      <w:pPr>
        <w:tabs>
          <w:tab w:val="num" w:pos="1440"/>
        </w:tabs>
        <w:ind w:left="1440" w:hanging="360"/>
      </w:pPr>
      <w:rPr>
        <w:rFonts w:ascii="Arial" w:hAnsi="Arial" w:cs="Times New Roman" w:hint="default"/>
      </w:rPr>
    </w:lvl>
    <w:lvl w:ilvl="2" w:tplc="F85A1F46">
      <w:start w:val="1"/>
      <w:numFmt w:val="bullet"/>
      <w:lvlText w:val="•"/>
      <w:lvlJc w:val="left"/>
      <w:pPr>
        <w:tabs>
          <w:tab w:val="num" w:pos="2160"/>
        </w:tabs>
        <w:ind w:left="2160" w:hanging="360"/>
      </w:pPr>
      <w:rPr>
        <w:rFonts w:ascii="Arial" w:hAnsi="Arial" w:cs="Times New Roman" w:hint="default"/>
      </w:rPr>
    </w:lvl>
    <w:lvl w:ilvl="3" w:tplc="03C8592A">
      <w:start w:val="1"/>
      <w:numFmt w:val="bullet"/>
      <w:lvlText w:val="•"/>
      <w:lvlJc w:val="left"/>
      <w:pPr>
        <w:tabs>
          <w:tab w:val="num" w:pos="2880"/>
        </w:tabs>
        <w:ind w:left="2880" w:hanging="360"/>
      </w:pPr>
      <w:rPr>
        <w:rFonts w:ascii="Arial" w:hAnsi="Arial" w:cs="Times New Roman" w:hint="default"/>
      </w:rPr>
    </w:lvl>
    <w:lvl w:ilvl="4" w:tplc="1A80F01C">
      <w:start w:val="1"/>
      <w:numFmt w:val="bullet"/>
      <w:lvlText w:val="•"/>
      <w:lvlJc w:val="left"/>
      <w:pPr>
        <w:tabs>
          <w:tab w:val="num" w:pos="3600"/>
        </w:tabs>
        <w:ind w:left="3600" w:hanging="360"/>
      </w:pPr>
      <w:rPr>
        <w:rFonts w:ascii="Arial" w:hAnsi="Arial" w:cs="Times New Roman" w:hint="default"/>
      </w:rPr>
    </w:lvl>
    <w:lvl w:ilvl="5" w:tplc="1E5AA9D2">
      <w:start w:val="1"/>
      <w:numFmt w:val="bullet"/>
      <w:lvlText w:val="•"/>
      <w:lvlJc w:val="left"/>
      <w:pPr>
        <w:tabs>
          <w:tab w:val="num" w:pos="4320"/>
        </w:tabs>
        <w:ind w:left="4320" w:hanging="360"/>
      </w:pPr>
      <w:rPr>
        <w:rFonts w:ascii="Arial" w:hAnsi="Arial" w:cs="Times New Roman" w:hint="default"/>
      </w:rPr>
    </w:lvl>
    <w:lvl w:ilvl="6" w:tplc="78F255DE">
      <w:start w:val="1"/>
      <w:numFmt w:val="bullet"/>
      <w:lvlText w:val="•"/>
      <w:lvlJc w:val="left"/>
      <w:pPr>
        <w:tabs>
          <w:tab w:val="num" w:pos="5040"/>
        </w:tabs>
        <w:ind w:left="5040" w:hanging="360"/>
      </w:pPr>
      <w:rPr>
        <w:rFonts w:ascii="Arial" w:hAnsi="Arial" w:cs="Times New Roman" w:hint="default"/>
      </w:rPr>
    </w:lvl>
    <w:lvl w:ilvl="7" w:tplc="A8566422">
      <w:start w:val="1"/>
      <w:numFmt w:val="bullet"/>
      <w:lvlText w:val="•"/>
      <w:lvlJc w:val="left"/>
      <w:pPr>
        <w:tabs>
          <w:tab w:val="num" w:pos="5760"/>
        </w:tabs>
        <w:ind w:left="5760" w:hanging="360"/>
      </w:pPr>
      <w:rPr>
        <w:rFonts w:ascii="Arial" w:hAnsi="Arial" w:cs="Times New Roman" w:hint="default"/>
      </w:rPr>
    </w:lvl>
    <w:lvl w:ilvl="8" w:tplc="F340751C">
      <w:start w:val="1"/>
      <w:numFmt w:val="bullet"/>
      <w:lvlText w:val="•"/>
      <w:lvlJc w:val="left"/>
      <w:pPr>
        <w:tabs>
          <w:tab w:val="num" w:pos="6480"/>
        </w:tabs>
        <w:ind w:left="6480" w:hanging="360"/>
      </w:pPr>
      <w:rPr>
        <w:rFonts w:ascii="Arial" w:hAnsi="Arial" w:cs="Times New Roman" w:hint="default"/>
      </w:rPr>
    </w:lvl>
  </w:abstractNum>
  <w:abstractNum w:abstractNumId="21" w15:restartNumberingAfterBreak="0">
    <w:nsid w:val="4D947A4F"/>
    <w:multiLevelType w:val="hybridMultilevel"/>
    <w:tmpl w:val="F0824D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FCB7699"/>
    <w:multiLevelType w:val="hybridMultilevel"/>
    <w:tmpl w:val="44E20D5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0D62AA"/>
    <w:multiLevelType w:val="hybridMultilevel"/>
    <w:tmpl w:val="D2B2786A"/>
    <w:lvl w:ilvl="0" w:tplc="EBB29F6E">
      <w:start w:val="1"/>
      <w:numFmt w:val="bullet"/>
      <w:lvlText w:val="•"/>
      <w:lvlJc w:val="left"/>
      <w:pPr>
        <w:tabs>
          <w:tab w:val="num" w:pos="720"/>
        </w:tabs>
        <w:ind w:left="720" w:hanging="360"/>
      </w:pPr>
      <w:rPr>
        <w:rFonts w:ascii="Arial" w:hAnsi="Arial" w:cs="Times New Roman" w:hint="default"/>
      </w:rPr>
    </w:lvl>
    <w:lvl w:ilvl="1" w:tplc="CF72D496">
      <w:start w:val="1"/>
      <w:numFmt w:val="bullet"/>
      <w:lvlText w:val="•"/>
      <w:lvlJc w:val="left"/>
      <w:pPr>
        <w:tabs>
          <w:tab w:val="num" w:pos="1440"/>
        </w:tabs>
        <w:ind w:left="1440" w:hanging="360"/>
      </w:pPr>
      <w:rPr>
        <w:rFonts w:ascii="Arial" w:hAnsi="Arial" w:cs="Times New Roman" w:hint="default"/>
      </w:rPr>
    </w:lvl>
    <w:lvl w:ilvl="2" w:tplc="3228B4C4">
      <w:start w:val="1"/>
      <w:numFmt w:val="bullet"/>
      <w:lvlText w:val="•"/>
      <w:lvlJc w:val="left"/>
      <w:pPr>
        <w:tabs>
          <w:tab w:val="num" w:pos="2160"/>
        </w:tabs>
        <w:ind w:left="2160" w:hanging="360"/>
      </w:pPr>
      <w:rPr>
        <w:rFonts w:ascii="Arial" w:hAnsi="Arial" w:cs="Times New Roman" w:hint="default"/>
      </w:rPr>
    </w:lvl>
    <w:lvl w:ilvl="3" w:tplc="578C06FE">
      <w:start w:val="1"/>
      <w:numFmt w:val="bullet"/>
      <w:lvlText w:val="•"/>
      <w:lvlJc w:val="left"/>
      <w:pPr>
        <w:tabs>
          <w:tab w:val="num" w:pos="2880"/>
        </w:tabs>
        <w:ind w:left="2880" w:hanging="360"/>
      </w:pPr>
      <w:rPr>
        <w:rFonts w:ascii="Arial" w:hAnsi="Arial" w:cs="Times New Roman" w:hint="default"/>
      </w:rPr>
    </w:lvl>
    <w:lvl w:ilvl="4" w:tplc="7C4E3A76">
      <w:start w:val="1"/>
      <w:numFmt w:val="bullet"/>
      <w:lvlText w:val="•"/>
      <w:lvlJc w:val="left"/>
      <w:pPr>
        <w:tabs>
          <w:tab w:val="num" w:pos="3600"/>
        </w:tabs>
        <w:ind w:left="3600" w:hanging="360"/>
      </w:pPr>
      <w:rPr>
        <w:rFonts w:ascii="Arial" w:hAnsi="Arial" w:cs="Times New Roman" w:hint="default"/>
      </w:rPr>
    </w:lvl>
    <w:lvl w:ilvl="5" w:tplc="1262B64C">
      <w:start w:val="1"/>
      <w:numFmt w:val="bullet"/>
      <w:lvlText w:val="•"/>
      <w:lvlJc w:val="left"/>
      <w:pPr>
        <w:tabs>
          <w:tab w:val="num" w:pos="4320"/>
        </w:tabs>
        <w:ind w:left="4320" w:hanging="360"/>
      </w:pPr>
      <w:rPr>
        <w:rFonts w:ascii="Arial" w:hAnsi="Arial" w:cs="Times New Roman" w:hint="default"/>
      </w:rPr>
    </w:lvl>
    <w:lvl w:ilvl="6" w:tplc="2B56E200">
      <w:start w:val="1"/>
      <w:numFmt w:val="bullet"/>
      <w:lvlText w:val="•"/>
      <w:lvlJc w:val="left"/>
      <w:pPr>
        <w:tabs>
          <w:tab w:val="num" w:pos="5040"/>
        </w:tabs>
        <w:ind w:left="5040" w:hanging="360"/>
      </w:pPr>
      <w:rPr>
        <w:rFonts w:ascii="Arial" w:hAnsi="Arial" w:cs="Times New Roman" w:hint="default"/>
      </w:rPr>
    </w:lvl>
    <w:lvl w:ilvl="7" w:tplc="D222E96E">
      <w:start w:val="1"/>
      <w:numFmt w:val="bullet"/>
      <w:lvlText w:val="•"/>
      <w:lvlJc w:val="left"/>
      <w:pPr>
        <w:tabs>
          <w:tab w:val="num" w:pos="5760"/>
        </w:tabs>
        <w:ind w:left="5760" w:hanging="360"/>
      </w:pPr>
      <w:rPr>
        <w:rFonts w:ascii="Arial" w:hAnsi="Arial" w:cs="Times New Roman" w:hint="default"/>
      </w:rPr>
    </w:lvl>
    <w:lvl w:ilvl="8" w:tplc="E318BA86">
      <w:start w:val="1"/>
      <w:numFmt w:val="bullet"/>
      <w:lvlText w:val="•"/>
      <w:lvlJc w:val="left"/>
      <w:pPr>
        <w:tabs>
          <w:tab w:val="num" w:pos="6480"/>
        </w:tabs>
        <w:ind w:left="6480" w:hanging="360"/>
      </w:pPr>
      <w:rPr>
        <w:rFonts w:ascii="Arial" w:hAnsi="Arial" w:cs="Times New Roman" w:hint="default"/>
      </w:rPr>
    </w:lvl>
  </w:abstractNum>
  <w:abstractNum w:abstractNumId="24" w15:restartNumberingAfterBreak="0">
    <w:nsid w:val="534B364C"/>
    <w:multiLevelType w:val="hybridMultilevel"/>
    <w:tmpl w:val="5CBAA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202C9B"/>
    <w:multiLevelType w:val="hybridMultilevel"/>
    <w:tmpl w:val="E648D3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A971EF6"/>
    <w:multiLevelType w:val="hybridMultilevel"/>
    <w:tmpl w:val="E8F20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C33AA2"/>
    <w:multiLevelType w:val="hybridMultilevel"/>
    <w:tmpl w:val="4ED47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7D1BDC"/>
    <w:multiLevelType w:val="hybridMultilevel"/>
    <w:tmpl w:val="10AE56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BF10666"/>
    <w:multiLevelType w:val="hybridMultilevel"/>
    <w:tmpl w:val="49E09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54240D"/>
    <w:multiLevelType w:val="hybridMultilevel"/>
    <w:tmpl w:val="6F94F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32455E"/>
    <w:multiLevelType w:val="hybridMultilevel"/>
    <w:tmpl w:val="E7428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8412AD"/>
    <w:multiLevelType w:val="hybridMultilevel"/>
    <w:tmpl w:val="4A505A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B920B98"/>
    <w:multiLevelType w:val="hybridMultilevel"/>
    <w:tmpl w:val="D0F4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137D22"/>
    <w:multiLevelType w:val="hybridMultilevel"/>
    <w:tmpl w:val="BA96AC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8DD0E47"/>
    <w:multiLevelType w:val="hybridMultilevel"/>
    <w:tmpl w:val="D6CE56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DDE70E5"/>
    <w:multiLevelType w:val="hybridMultilevel"/>
    <w:tmpl w:val="B2702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110F6E"/>
    <w:multiLevelType w:val="hybridMultilevel"/>
    <w:tmpl w:val="9DC4D5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0"/>
  </w:num>
  <w:num w:numId="2">
    <w:abstractNumId w:val="15"/>
  </w:num>
  <w:num w:numId="3">
    <w:abstractNumId w:val="23"/>
  </w:num>
  <w:num w:numId="4">
    <w:abstractNumId w:val="17"/>
  </w:num>
  <w:num w:numId="5">
    <w:abstractNumId w:val="1"/>
  </w:num>
  <w:num w:numId="6">
    <w:abstractNumId w:val="30"/>
  </w:num>
  <w:num w:numId="7">
    <w:abstractNumId w:val="3"/>
  </w:num>
  <w:num w:numId="8">
    <w:abstractNumId w:val="14"/>
  </w:num>
  <w:num w:numId="9">
    <w:abstractNumId w:val="31"/>
  </w:num>
  <w:num w:numId="10">
    <w:abstractNumId w:val="33"/>
  </w:num>
  <w:num w:numId="11">
    <w:abstractNumId w:val="34"/>
  </w:num>
  <w:num w:numId="12">
    <w:abstractNumId w:val="37"/>
  </w:num>
  <w:num w:numId="13">
    <w:abstractNumId w:val="12"/>
  </w:num>
  <w:num w:numId="14">
    <w:abstractNumId w:val="0"/>
  </w:num>
  <w:num w:numId="15">
    <w:abstractNumId w:val="2"/>
  </w:num>
  <w:num w:numId="16">
    <w:abstractNumId w:val="10"/>
  </w:num>
  <w:num w:numId="17">
    <w:abstractNumId w:val="8"/>
  </w:num>
  <w:num w:numId="18">
    <w:abstractNumId w:val="22"/>
  </w:num>
  <w:num w:numId="19">
    <w:abstractNumId w:val="29"/>
  </w:num>
  <w:num w:numId="20">
    <w:abstractNumId w:val="13"/>
  </w:num>
  <w:num w:numId="21">
    <w:abstractNumId w:val="6"/>
  </w:num>
  <w:num w:numId="22">
    <w:abstractNumId w:val="7"/>
  </w:num>
  <w:num w:numId="23">
    <w:abstractNumId w:val="5"/>
  </w:num>
  <w:num w:numId="24">
    <w:abstractNumId w:val="19"/>
  </w:num>
  <w:num w:numId="25">
    <w:abstractNumId w:val="36"/>
  </w:num>
  <w:num w:numId="26">
    <w:abstractNumId w:val="24"/>
  </w:num>
  <w:num w:numId="27">
    <w:abstractNumId w:val="26"/>
  </w:num>
  <w:num w:numId="28">
    <w:abstractNumId w:val="28"/>
  </w:num>
  <w:num w:numId="29">
    <w:abstractNumId w:val="16"/>
  </w:num>
  <w:num w:numId="30">
    <w:abstractNumId w:val="32"/>
  </w:num>
  <w:num w:numId="31">
    <w:abstractNumId w:val="18"/>
  </w:num>
  <w:num w:numId="32">
    <w:abstractNumId w:val="35"/>
  </w:num>
  <w:num w:numId="33">
    <w:abstractNumId w:val="21"/>
  </w:num>
  <w:num w:numId="34">
    <w:abstractNumId w:val="25"/>
  </w:num>
  <w:num w:numId="35">
    <w:abstractNumId w:val="27"/>
  </w:num>
  <w:num w:numId="36">
    <w:abstractNumId w:val="11"/>
  </w:num>
  <w:num w:numId="37">
    <w:abstractNumId w:val="9"/>
  </w:num>
  <w:num w:numId="38">
    <w:abstractNumId w:val="4"/>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orick Gamboa">
    <w15:presenceInfo w15:providerId="None" w15:userId="Jorick Gambo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435B"/>
    <w:rsid w:val="00002D54"/>
    <w:rsid w:val="000033B5"/>
    <w:rsid w:val="00005F52"/>
    <w:rsid w:val="000106CD"/>
    <w:rsid w:val="00016286"/>
    <w:rsid w:val="00016428"/>
    <w:rsid w:val="000164A5"/>
    <w:rsid w:val="00020807"/>
    <w:rsid w:val="000214C4"/>
    <w:rsid w:val="000229FC"/>
    <w:rsid w:val="00022EE5"/>
    <w:rsid w:val="00034079"/>
    <w:rsid w:val="00057713"/>
    <w:rsid w:val="00060545"/>
    <w:rsid w:val="0006261E"/>
    <w:rsid w:val="00062F6D"/>
    <w:rsid w:val="00073EC8"/>
    <w:rsid w:val="000B7136"/>
    <w:rsid w:val="000C03F6"/>
    <w:rsid w:val="000C07A1"/>
    <w:rsid w:val="000C0B6F"/>
    <w:rsid w:val="000C16DD"/>
    <w:rsid w:val="000C2707"/>
    <w:rsid w:val="000C7A84"/>
    <w:rsid w:val="000E14DE"/>
    <w:rsid w:val="000E44AA"/>
    <w:rsid w:val="000F105C"/>
    <w:rsid w:val="00104366"/>
    <w:rsid w:val="0010696D"/>
    <w:rsid w:val="00111015"/>
    <w:rsid w:val="001125A7"/>
    <w:rsid w:val="001134A9"/>
    <w:rsid w:val="0011386A"/>
    <w:rsid w:val="00114C4A"/>
    <w:rsid w:val="0011642D"/>
    <w:rsid w:val="001277E3"/>
    <w:rsid w:val="00133772"/>
    <w:rsid w:val="0013535C"/>
    <w:rsid w:val="00135CF2"/>
    <w:rsid w:val="0013651D"/>
    <w:rsid w:val="0013730F"/>
    <w:rsid w:val="00142CB3"/>
    <w:rsid w:val="00144767"/>
    <w:rsid w:val="001458F0"/>
    <w:rsid w:val="00153AB0"/>
    <w:rsid w:val="001556DB"/>
    <w:rsid w:val="0016041D"/>
    <w:rsid w:val="001613C0"/>
    <w:rsid w:val="00170D27"/>
    <w:rsid w:val="00176284"/>
    <w:rsid w:val="001778F0"/>
    <w:rsid w:val="00184F20"/>
    <w:rsid w:val="00184F58"/>
    <w:rsid w:val="0019001B"/>
    <w:rsid w:val="0019357F"/>
    <w:rsid w:val="00193821"/>
    <w:rsid w:val="001A64BB"/>
    <w:rsid w:val="001A734A"/>
    <w:rsid w:val="001B4C61"/>
    <w:rsid w:val="001C0CDB"/>
    <w:rsid w:val="001C4C95"/>
    <w:rsid w:val="001D3A40"/>
    <w:rsid w:val="001D542C"/>
    <w:rsid w:val="001E0CC1"/>
    <w:rsid w:val="001E6544"/>
    <w:rsid w:val="001F3F4B"/>
    <w:rsid w:val="0020543A"/>
    <w:rsid w:val="002054D5"/>
    <w:rsid w:val="00212A5E"/>
    <w:rsid w:val="0022142C"/>
    <w:rsid w:val="002265E9"/>
    <w:rsid w:val="002266F7"/>
    <w:rsid w:val="0022787A"/>
    <w:rsid w:val="0023116C"/>
    <w:rsid w:val="002345D2"/>
    <w:rsid w:val="00235E19"/>
    <w:rsid w:val="0023783F"/>
    <w:rsid w:val="002408DC"/>
    <w:rsid w:val="00246786"/>
    <w:rsid w:val="00257657"/>
    <w:rsid w:val="0026126B"/>
    <w:rsid w:val="00271F60"/>
    <w:rsid w:val="00282B34"/>
    <w:rsid w:val="00287D69"/>
    <w:rsid w:val="0029624D"/>
    <w:rsid w:val="002A4373"/>
    <w:rsid w:val="002A5599"/>
    <w:rsid w:val="002B60AD"/>
    <w:rsid w:val="002B7531"/>
    <w:rsid w:val="002C38EF"/>
    <w:rsid w:val="002C4E17"/>
    <w:rsid w:val="002E1D15"/>
    <w:rsid w:val="002E24FE"/>
    <w:rsid w:val="002F14B6"/>
    <w:rsid w:val="0030314D"/>
    <w:rsid w:val="00305A87"/>
    <w:rsid w:val="00314E58"/>
    <w:rsid w:val="00336FEA"/>
    <w:rsid w:val="003375C9"/>
    <w:rsid w:val="00344342"/>
    <w:rsid w:val="00345D81"/>
    <w:rsid w:val="00351B93"/>
    <w:rsid w:val="00361ABB"/>
    <w:rsid w:val="003623B0"/>
    <w:rsid w:val="0036370D"/>
    <w:rsid w:val="0037535D"/>
    <w:rsid w:val="003830BE"/>
    <w:rsid w:val="00390CAC"/>
    <w:rsid w:val="0039462B"/>
    <w:rsid w:val="00394B42"/>
    <w:rsid w:val="00396D08"/>
    <w:rsid w:val="003A3AE9"/>
    <w:rsid w:val="003A4DF6"/>
    <w:rsid w:val="003B435B"/>
    <w:rsid w:val="003B47B1"/>
    <w:rsid w:val="003C4C5D"/>
    <w:rsid w:val="003C6ECC"/>
    <w:rsid w:val="003C7CA3"/>
    <w:rsid w:val="003D622D"/>
    <w:rsid w:val="003D76C7"/>
    <w:rsid w:val="003E376B"/>
    <w:rsid w:val="003F3C93"/>
    <w:rsid w:val="003F6847"/>
    <w:rsid w:val="00406594"/>
    <w:rsid w:val="00415BE8"/>
    <w:rsid w:val="00420016"/>
    <w:rsid w:val="00421C48"/>
    <w:rsid w:val="00425F6A"/>
    <w:rsid w:val="0042637C"/>
    <w:rsid w:val="004747BA"/>
    <w:rsid w:val="004929C6"/>
    <w:rsid w:val="004972CA"/>
    <w:rsid w:val="004A3D3F"/>
    <w:rsid w:val="004A53D8"/>
    <w:rsid w:val="004B32E0"/>
    <w:rsid w:val="004B72F0"/>
    <w:rsid w:val="004E1975"/>
    <w:rsid w:val="004E4CDB"/>
    <w:rsid w:val="004F1B1D"/>
    <w:rsid w:val="004F44EC"/>
    <w:rsid w:val="00523311"/>
    <w:rsid w:val="005235FF"/>
    <w:rsid w:val="005265F6"/>
    <w:rsid w:val="005271F3"/>
    <w:rsid w:val="005311F4"/>
    <w:rsid w:val="00534D30"/>
    <w:rsid w:val="00535190"/>
    <w:rsid w:val="00550026"/>
    <w:rsid w:val="00551D25"/>
    <w:rsid w:val="00551D5F"/>
    <w:rsid w:val="00561312"/>
    <w:rsid w:val="00563DC1"/>
    <w:rsid w:val="005673FD"/>
    <w:rsid w:val="00584C86"/>
    <w:rsid w:val="00585994"/>
    <w:rsid w:val="005A1DB6"/>
    <w:rsid w:val="005B10A2"/>
    <w:rsid w:val="005B27DC"/>
    <w:rsid w:val="005B300F"/>
    <w:rsid w:val="005B44F1"/>
    <w:rsid w:val="005D02FC"/>
    <w:rsid w:val="005D1CA7"/>
    <w:rsid w:val="005D2774"/>
    <w:rsid w:val="005D5434"/>
    <w:rsid w:val="005D7273"/>
    <w:rsid w:val="005F3966"/>
    <w:rsid w:val="006053DC"/>
    <w:rsid w:val="00605926"/>
    <w:rsid w:val="006074E1"/>
    <w:rsid w:val="006077A7"/>
    <w:rsid w:val="00616E1A"/>
    <w:rsid w:val="00616E94"/>
    <w:rsid w:val="00625AFE"/>
    <w:rsid w:val="00630498"/>
    <w:rsid w:val="00635D79"/>
    <w:rsid w:val="00636FA9"/>
    <w:rsid w:val="00646100"/>
    <w:rsid w:val="0065097D"/>
    <w:rsid w:val="00652D98"/>
    <w:rsid w:val="00655358"/>
    <w:rsid w:val="00656990"/>
    <w:rsid w:val="006630CB"/>
    <w:rsid w:val="00663684"/>
    <w:rsid w:val="00670223"/>
    <w:rsid w:val="006721B8"/>
    <w:rsid w:val="00672806"/>
    <w:rsid w:val="0067318C"/>
    <w:rsid w:val="00675288"/>
    <w:rsid w:val="00675B62"/>
    <w:rsid w:val="006822FB"/>
    <w:rsid w:val="006828D9"/>
    <w:rsid w:val="00684C8A"/>
    <w:rsid w:val="006A1435"/>
    <w:rsid w:val="006A172E"/>
    <w:rsid w:val="006A3DD4"/>
    <w:rsid w:val="006A584D"/>
    <w:rsid w:val="006A5EE5"/>
    <w:rsid w:val="006B075A"/>
    <w:rsid w:val="006B07EC"/>
    <w:rsid w:val="006B1B04"/>
    <w:rsid w:val="006C2326"/>
    <w:rsid w:val="006D0131"/>
    <w:rsid w:val="006D074C"/>
    <w:rsid w:val="006D74EC"/>
    <w:rsid w:val="006E093E"/>
    <w:rsid w:val="006F5EBD"/>
    <w:rsid w:val="00707701"/>
    <w:rsid w:val="00715E77"/>
    <w:rsid w:val="007221A6"/>
    <w:rsid w:val="00732FD4"/>
    <w:rsid w:val="007352C7"/>
    <w:rsid w:val="00735ECA"/>
    <w:rsid w:val="007367A0"/>
    <w:rsid w:val="00755B4B"/>
    <w:rsid w:val="007573CC"/>
    <w:rsid w:val="007659F0"/>
    <w:rsid w:val="00780539"/>
    <w:rsid w:val="00784076"/>
    <w:rsid w:val="00795DAD"/>
    <w:rsid w:val="007B2A4D"/>
    <w:rsid w:val="007B39BE"/>
    <w:rsid w:val="007B64E0"/>
    <w:rsid w:val="007B70AE"/>
    <w:rsid w:val="007D0462"/>
    <w:rsid w:val="007E03E7"/>
    <w:rsid w:val="007E3A20"/>
    <w:rsid w:val="007E669C"/>
    <w:rsid w:val="007E77BE"/>
    <w:rsid w:val="007F37DF"/>
    <w:rsid w:val="007F43AE"/>
    <w:rsid w:val="007F5F1D"/>
    <w:rsid w:val="00816A96"/>
    <w:rsid w:val="0081797C"/>
    <w:rsid w:val="00825B78"/>
    <w:rsid w:val="008329D4"/>
    <w:rsid w:val="00833060"/>
    <w:rsid w:val="0083376B"/>
    <w:rsid w:val="008350B7"/>
    <w:rsid w:val="00837D04"/>
    <w:rsid w:val="00837F6A"/>
    <w:rsid w:val="00855E05"/>
    <w:rsid w:val="00872485"/>
    <w:rsid w:val="0087275A"/>
    <w:rsid w:val="00873AA7"/>
    <w:rsid w:val="00874F97"/>
    <w:rsid w:val="00877FC9"/>
    <w:rsid w:val="00880F21"/>
    <w:rsid w:val="008811B3"/>
    <w:rsid w:val="00881D18"/>
    <w:rsid w:val="00886421"/>
    <w:rsid w:val="00891EC2"/>
    <w:rsid w:val="00897614"/>
    <w:rsid w:val="008A1063"/>
    <w:rsid w:val="008A757E"/>
    <w:rsid w:val="008A7B5B"/>
    <w:rsid w:val="008B5B13"/>
    <w:rsid w:val="008C2DC8"/>
    <w:rsid w:val="008D1DF4"/>
    <w:rsid w:val="008E0694"/>
    <w:rsid w:val="008E6516"/>
    <w:rsid w:val="008F1544"/>
    <w:rsid w:val="008F4C47"/>
    <w:rsid w:val="00907E29"/>
    <w:rsid w:val="0092757D"/>
    <w:rsid w:val="00927A4A"/>
    <w:rsid w:val="00941D78"/>
    <w:rsid w:val="009436BC"/>
    <w:rsid w:val="0096450F"/>
    <w:rsid w:val="00973D31"/>
    <w:rsid w:val="0097503F"/>
    <w:rsid w:val="009753E9"/>
    <w:rsid w:val="00976265"/>
    <w:rsid w:val="009825FD"/>
    <w:rsid w:val="0098305F"/>
    <w:rsid w:val="0098362C"/>
    <w:rsid w:val="0098468D"/>
    <w:rsid w:val="0099083E"/>
    <w:rsid w:val="009A0A34"/>
    <w:rsid w:val="009A12B7"/>
    <w:rsid w:val="009A1A76"/>
    <w:rsid w:val="009A70E5"/>
    <w:rsid w:val="009B0835"/>
    <w:rsid w:val="009B1FF9"/>
    <w:rsid w:val="009B3256"/>
    <w:rsid w:val="009E160C"/>
    <w:rsid w:val="009F0391"/>
    <w:rsid w:val="009F0B84"/>
    <w:rsid w:val="009F4954"/>
    <w:rsid w:val="009F5775"/>
    <w:rsid w:val="00A223BD"/>
    <w:rsid w:val="00A22F49"/>
    <w:rsid w:val="00A272D0"/>
    <w:rsid w:val="00A34E02"/>
    <w:rsid w:val="00A40070"/>
    <w:rsid w:val="00A41231"/>
    <w:rsid w:val="00A41401"/>
    <w:rsid w:val="00A461C3"/>
    <w:rsid w:val="00A46212"/>
    <w:rsid w:val="00A5380D"/>
    <w:rsid w:val="00A546CA"/>
    <w:rsid w:val="00A56CAD"/>
    <w:rsid w:val="00A610C8"/>
    <w:rsid w:val="00A86956"/>
    <w:rsid w:val="00A92148"/>
    <w:rsid w:val="00AA3225"/>
    <w:rsid w:val="00AA48AB"/>
    <w:rsid w:val="00AB02CD"/>
    <w:rsid w:val="00AB2AC3"/>
    <w:rsid w:val="00AB57FB"/>
    <w:rsid w:val="00AC06E7"/>
    <w:rsid w:val="00AC1C39"/>
    <w:rsid w:val="00AD1BF7"/>
    <w:rsid w:val="00AD6D88"/>
    <w:rsid w:val="00AD715D"/>
    <w:rsid w:val="00AE5293"/>
    <w:rsid w:val="00AF547E"/>
    <w:rsid w:val="00B14EBF"/>
    <w:rsid w:val="00B165D6"/>
    <w:rsid w:val="00B217CB"/>
    <w:rsid w:val="00B31624"/>
    <w:rsid w:val="00B3362D"/>
    <w:rsid w:val="00B35FE9"/>
    <w:rsid w:val="00B525B3"/>
    <w:rsid w:val="00B53BAD"/>
    <w:rsid w:val="00B56C30"/>
    <w:rsid w:val="00B62BC1"/>
    <w:rsid w:val="00B64FBA"/>
    <w:rsid w:val="00B67C52"/>
    <w:rsid w:val="00B710A6"/>
    <w:rsid w:val="00B8023E"/>
    <w:rsid w:val="00B84D06"/>
    <w:rsid w:val="00B90CB7"/>
    <w:rsid w:val="00B94922"/>
    <w:rsid w:val="00B967AD"/>
    <w:rsid w:val="00BA3D66"/>
    <w:rsid w:val="00BB1531"/>
    <w:rsid w:val="00BB245D"/>
    <w:rsid w:val="00BC29D9"/>
    <w:rsid w:val="00BC45C0"/>
    <w:rsid w:val="00BC5CF9"/>
    <w:rsid w:val="00BD20D3"/>
    <w:rsid w:val="00BD2241"/>
    <w:rsid w:val="00BD3B89"/>
    <w:rsid w:val="00BD5A0B"/>
    <w:rsid w:val="00BE22A1"/>
    <w:rsid w:val="00BF65B4"/>
    <w:rsid w:val="00BF6630"/>
    <w:rsid w:val="00BF7B2D"/>
    <w:rsid w:val="00C04FA9"/>
    <w:rsid w:val="00C07213"/>
    <w:rsid w:val="00C160C4"/>
    <w:rsid w:val="00C316B3"/>
    <w:rsid w:val="00C36695"/>
    <w:rsid w:val="00C37E79"/>
    <w:rsid w:val="00C41470"/>
    <w:rsid w:val="00C42990"/>
    <w:rsid w:val="00C442A8"/>
    <w:rsid w:val="00C45AC7"/>
    <w:rsid w:val="00C53461"/>
    <w:rsid w:val="00C53824"/>
    <w:rsid w:val="00C54B41"/>
    <w:rsid w:val="00C54E25"/>
    <w:rsid w:val="00C55283"/>
    <w:rsid w:val="00C7399B"/>
    <w:rsid w:val="00C808DD"/>
    <w:rsid w:val="00C81B51"/>
    <w:rsid w:val="00C82D45"/>
    <w:rsid w:val="00C87EC3"/>
    <w:rsid w:val="00CA354D"/>
    <w:rsid w:val="00CB1563"/>
    <w:rsid w:val="00CC1D39"/>
    <w:rsid w:val="00CC4CD7"/>
    <w:rsid w:val="00CD1A2C"/>
    <w:rsid w:val="00CD2840"/>
    <w:rsid w:val="00CE01D7"/>
    <w:rsid w:val="00CE1976"/>
    <w:rsid w:val="00CE35A9"/>
    <w:rsid w:val="00CF1D4C"/>
    <w:rsid w:val="00CF1E58"/>
    <w:rsid w:val="00CF6E94"/>
    <w:rsid w:val="00D0064D"/>
    <w:rsid w:val="00D03DB3"/>
    <w:rsid w:val="00D11B68"/>
    <w:rsid w:val="00D16EEC"/>
    <w:rsid w:val="00D22055"/>
    <w:rsid w:val="00D22E35"/>
    <w:rsid w:val="00D23816"/>
    <w:rsid w:val="00D24510"/>
    <w:rsid w:val="00D33E85"/>
    <w:rsid w:val="00D36D5F"/>
    <w:rsid w:val="00D40FC8"/>
    <w:rsid w:val="00D41DB8"/>
    <w:rsid w:val="00D47A2E"/>
    <w:rsid w:val="00D5046D"/>
    <w:rsid w:val="00D560DF"/>
    <w:rsid w:val="00D84BD8"/>
    <w:rsid w:val="00D8795A"/>
    <w:rsid w:val="00D93E57"/>
    <w:rsid w:val="00D94106"/>
    <w:rsid w:val="00D95158"/>
    <w:rsid w:val="00D954C7"/>
    <w:rsid w:val="00D96E4E"/>
    <w:rsid w:val="00DA28D4"/>
    <w:rsid w:val="00DA2B73"/>
    <w:rsid w:val="00DA734B"/>
    <w:rsid w:val="00DB0796"/>
    <w:rsid w:val="00DB2F9A"/>
    <w:rsid w:val="00DC2D21"/>
    <w:rsid w:val="00DD1695"/>
    <w:rsid w:val="00DE6B35"/>
    <w:rsid w:val="00DF09E7"/>
    <w:rsid w:val="00E21DF0"/>
    <w:rsid w:val="00E24397"/>
    <w:rsid w:val="00E31D57"/>
    <w:rsid w:val="00E34A00"/>
    <w:rsid w:val="00E37172"/>
    <w:rsid w:val="00E44319"/>
    <w:rsid w:val="00E44DE2"/>
    <w:rsid w:val="00E6189E"/>
    <w:rsid w:val="00E71F05"/>
    <w:rsid w:val="00E72B2B"/>
    <w:rsid w:val="00E745DA"/>
    <w:rsid w:val="00E746E3"/>
    <w:rsid w:val="00E775C7"/>
    <w:rsid w:val="00E86B71"/>
    <w:rsid w:val="00E91976"/>
    <w:rsid w:val="00E97B48"/>
    <w:rsid w:val="00EB5079"/>
    <w:rsid w:val="00EB60AD"/>
    <w:rsid w:val="00EE7DA6"/>
    <w:rsid w:val="00EE7FA7"/>
    <w:rsid w:val="00EF0110"/>
    <w:rsid w:val="00EF03D1"/>
    <w:rsid w:val="00EF13AA"/>
    <w:rsid w:val="00EF2482"/>
    <w:rsid w:val="00EF41EB"/>
    <w:rsid w:val="00EF431F"/>
    <w:rsid w:val="00F04340"/>
    <w:rsid w:val="00F14C6E"/>
    <w:rsid w:val="00F220FF"/>
    <w:rsid w:val="00F320F3"/>
    <w:rsid w:val="00F4369E"/>
    <w:rsid w:val="00F45A88"/>
    <w:rsid w:val="00F467D1"/>
    <w:rsid w:val="00F475BC"/>
    <w:rsid w:val="00F475FA"/>
    <w:rsid w:val="00F50F04"/>
    <w:rsid w:val="00F6454D"/>
    <w:rsid w:val="00F65243"/>
    <w:rsid w:val="00F67A95"/>
    <w:rsid w:val="00F67BD4"/>
    <w:rsid w:val="00F7415D"/>
    <w:rsid w:val="00F75BB4"/>
    <w:rsid w:val="00F77BC0"/>
    <w:rsid w:val="00F80364"/>
    <w:rsid w:val="00F81D10"/>
    <w:rsid w:val="00F82E62"/>
    <w:rsid w:val="00F82E74"/>
    <w:rsid w:val="00F872D0"/>
    <w:rsid w:val="00F9555C"/>
    <w:rsid w:val="00FA09AB"/>
    <w:rsid w:val="00FA0A5C"/>
    <w:rsid w:val="00FB09F9"/>
    <w:rsid w:val="00FB2DA3"/>
    <w:rsid w:val="00FC33B6"/>
    <w:rsid w:val="00FC7552"/>
    <w:rsid w:val="00FD1572"/>
    <w:rsid w:val="00FE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1F0AFCE"/>
  <w15:docId w15:val="{A632CBB3-83DC-492C-998E-146FF373F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435B"/>
    <w:pPr>
      <w:spacing w:after="200" w:line="276" w:lineRule="auto"/>
    </w:pPr>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3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35B"/>
    <w:rPr>
      <w:lang w:val="en-PH"/>
    </w:rPr>
  </w:style>
  <w:style w:type="paragraph" w:styleId="Footer">
    <w:name w:val="footer"/>
    <w:basedOn w:val="Normal"/>
    <w:link w:val="FooterChar"/>
    <w:uiPriority w:val="99"/>
    <w:unhideWhenUsed/>
    <w:rsid w:val="003B43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35B"/>
    <w:rPr>
      <w:lang w:val="en-PH"/>
    </w:rPr>
  </w:style>
  <w:style w:type="table" w:styleId="LightList-Accent3">
    <w:name w:val="Light List Accent 3"/>
    <w:basedOn w:val="TableNormal"/>
    <w:uiPriority w:val="61"/>
    <w:rsid w:val="003B435B"/>
    <w:pPr>
      <w:spacing w:after="0" w:line="240" w:lineRule="auto"/>
    </w:pPr>
    <w:rPr>
      <w:lang w:val="en-PH"/>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NoSpacing">
    <w:name w:val="No Spacing"/>
    <w:link w:val="NoSpacingChar"/>
    <w:uiPriority w:val="1"/>
    <w:qFormat/>
    <w:rsid w:val="005D7273"/>
    <w:pPr>
      <w:spacing w:after="0" w:line="240" w:lineRule="auto"/>
    </w:pPr>
    <w:rPr>
      <w:lang w:val="en-PH"/>
    </w:rPr>
  </w:style>
  <w:style w:type="character" w:customStyle="1" w:styleId="NoSpacingChar">
    <w:name w:val="No Spacing Char"/>
    <w:basedOn w:val="DefaultParagraphFont"/>
    <w:link w:val="NoSpacing"/>
    <w:uiPriority w:val="1"/>
    <w:rsid w:val="005D7273"/>
    <w:rPr>
      <w:lang w:val="en-PH"/>
    </w:rPr>
  </w:style>
  <w:style w:type="table" w:styleId="TableGrid">
    <w:name w:val="Table Grid"/>
    <w:basedOn w:val="TableNormal"/>
    <w:uiPriority w:val="59"/>
    <w:rsid w:val="00104366"/>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4366"/>
    <w:pPr>
      <w:ind w:left="720"/>
      <w:contextualSpacing/>
    </w:pPr>
    <w:rPr>
      <w:lang w:val="en-US"/>
    </w:rPr>
  </w:style>
  <w:style w:type="table" w:customStyle="1" w:styleId="TableGrid1">
    <w:name w:val="Table Grid1"/>
    <w:basedOn w:val="TableNormal"/>
    <w:next w:val="TableGrid"/>
    <w:uiPriority w:val="59"/>
    <w:rsid w:val="0022142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34079"/>
    <w:rPr>
      <w:sz w:val="16"/>
      <w:szCs w:val="16"/>
    </w:rPr>
  </w:style>
  <w:style w:type="paragraph" w:styleId="CommentText">
    <w:name w:val="annotation text"/>
    <w:basedOn w:val="Normal"/>
    <w:link w:val="CommentTextChar"/>
    <w:uiPriority w:val="99"/>
    <w:unhideWhenUsed/>
    <w:rsid w:val="00034079"/>
    <w:pPr>
      <w:spacing w:line="240" w:lineRule="auto"/>
    </w:pPr>
    <w:rPr>
      <w:sz w:val="20"/>
      <w:szCs w:val="20"/>
    </w:rPr>
  </w:style>
  <w:style w:type="character" w:customStyle="1" w:styleId="CommentTextChar">
    <w:name w:val="Comment Text Char"/>
    <w:basedOn w:val="DefaultParagraphFont"/>
    <w:link w:val="CommentText"/>
    <w:uiPriority w:val="99"/>
    <w:rsid w:val="00034079"/>
    <w:rPr>
      <w:sz w:val="20"/>
      <w:szCs w:val="20"/>
      <w:lang w:val="en-PH"/>
    </w:rPr>
  </w:style>
  <w:style w:type="paragraph" w:styleId="CommentSubject">
    <w:name w:val="annotation subject"/>
    <w:basedOn w:val="CommentText"/>
    <w:next w:val="CommentText"/>
    <w:link w:val="CommentSubjectChar"/>
    <w:uiPriority w:val="99"/>
    <w:semiHidden/>
    <w:unhideWhenUsed/>
    <w:rsid w:val="00034079"/>
    <w:rPr>
      <w:b/>
      <w:bCs/>
    </w:rPr>
  </w:style>
  <w:style w:type="character" w:customStyle="1" w:styleId="CommentSubjectChar">
    <w:name w:val="Comment Subject Char"/>
    <w:basedOn w:val="CommentTextChar"/>
    <w:link w:val="CommentSubject"/>
    <w:uiPriority w:val="99"/>
    <w:semiHidden/>
    <w:rsid w:val="00034079"/>
    <w:rPr>
      <w:b/>
      <w:bCs/>
      <w:sz w:val="20"/>
      <w:szCs w:val="20"/>
      <w:lang w:val="en-PH"/>
    </w:rPr>
  </w:style>
  <w:style w:type="paragraph" w:styleId="BalloonText">
    <w:name w:val="Balloon Text"/>
    <w:basedOn w:val="Normal"/>
    <w:link w:val="BalloonTextChar"/>
    <w:uiPriority w:val="99"/>
    <w:semiHidden/>
    <w:unhideWhenUsed/>
    <w:rsid w:val="000340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4079"/>
    <w:rPr>
      <w:rFonts w:ascii="Segoe UI" w:hAnsi="Segoe UI" w:cs="Segoe UI"/>
      <w:sz w:val="18"/>
      <w:szCs w:val="18"/>
      <w:lang w:val="en-PH"/>
    </w:rPr>
  </w:style>
  <w:style w:type="paragraph" w:styleId="Revision">
    <w:name w:val="Revision"/>
    <w:hidden/>
    <w:uiPriority w:val="99"/>
    <w:semiHidden/>
    <w:rsid w:val="00563DC1"/>
    <w:pPr>
      <w:spacing w:after="0" w:line="240" w:lineRule="auto"/>
    </w:pPr>
    <w:rPr>
      <w:lang w:val="en-PH"/>
    </w:rPr>
  </w:style>
  <w:style w:type="paragraph" w:styleId="NormalWeb">
    <w:name w:val="Normal (Web)"/>
    <w:basedOn w:val="Normal"/>
    <w:uiPriority w:val="99"/>
    <w:semiHidden/>
    <w:unhideWhenUsed/>
    <w:rsid w:val="006A172E"/>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08C61-34DF-4EF8-A3FE-C33F66D81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Elizer P. Betinol</dc:creator>
  <cp:lastModifiedBy>Kathlyn Jane Babiera</cp:lastModifiedBy>
  <cp:revision>8</cp:revision>
  <dcterms:created xsi:type="dcterms:W3CDTF">2018-07-30T04:55:00Z</dcterms:created>
  <dcterms:modified xsi:type="dcterms:W3CDTF">2019-05-27T06:40:00Z</dcterms:modified>
</cp:coreProperties>
</file>